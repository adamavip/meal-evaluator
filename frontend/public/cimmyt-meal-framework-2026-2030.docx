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tbl>
      <w:tblPr>
        <w:tblW w:w="12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240"/>
      </w:tblGrid>
      <w:tr w:rsidR="00407383" w14:paraId="72F38155" w14:textId="77777777">
        <w:tc>
          <w:tcPr>
            <w:tcW w:w="12240" w:type="dxa"/>
            <w:tcBorders>
              <w:top w:val="none" w:color="FFFFFF" w:sz="0" w:space="0"/>
              <w:left w:val="none" w:color="FFFFFF" w:sz="0" w:space="0"/>
              <w:bottom w:val="none" w:color="FFFFFF" w:sz="0" w:space="0"/>
              <w:right w:val="none" w:color="FFFFFF" w:sz="0" w:space="0"/>
            </w:tcBorders>
            <w:shd w:val="clear" w:color="auto" w:fill="1B4F2A"/>
            <w:tcMar>
              <w:top w:w="2000" w:type="dxa"/>
              <w:left w:w="1440" w:type="dxa"/>
              <w:bottom w:w="2000" w:type="dxa"/>
              <w:right w:w="1440" w:type="dxa"/>
            </w:tcMar>
          </w:tcPr>
          <w:p w:rsidR="00407383" w:rsidRDefault="005010ED" w14:paraId="54B42CF9" w14:textId="77777777">
            <w:pPr>
              <w:spacing w:after="60"/>
            </w:pPr>
            <w:r>
              <w:rPr>
                <w:color w:val="81C784"/>
                <w:sz w:val="22"/>
                <w:szCs w:val="22"/>
              </w:rPr>
              <w:t>CIMMYT</w:t>
            </w:r>
          </w:p>
          <w:p w:rsidR="00407383" w:rsidRDefault="005010ED" w14:paraId="1F2E2F5D" w14:textId="77777777">
            <w:pPr>
              <w:spacing w:after="40"/>
            </w:pPr>
            <w:r>
              <w:rPr>
                <w:b/>
                <w:bCs/>
                <w:color w:val="FFFFFF"/>
                <w:sz w:val="60"/>
                <w:szCs w:val="60"/>
              </w:rPr>
              <w:t>Monitoring, Evaluation,</w:t>
            </w:r>
          </w:p>
          <w:p w:rsidR="00407383" w:rsidRDefault="005010ED" w14:paraId="49DBD3A2" w14:textId="77777777">
            <w:pPr>
              <w:spacing w:after="40"/>
            </w:pPr>
            <w:r>
              <w:rPr>
                <w:b/>
                <w:bCs/>
                <w:color w:val="FFFFFF"/>
                <w:sz w:val="60"/>
                <w:szCs w:val="60"/>
              </w:rPr>
              <w:t>Accountability &amp; Learning</w:t>
            </w:r>
          </w:p>
          <w:p w:rsidR="00407383" w:rsidRDefault="005010ED" w14:paraId="1152C752" w14:textId="77777777">
            <w:pPr>
              <w:spacing w:after="120"/>
            </w:pPr>
            <w:r>
              <w:rPr>
                <w:color w:val="81C784"/>
                <w:sz w:val="42"/>
                <w:szCs w:val="42"/>
              </w:rPr>
              <w:t>MEAL Framework</w:t>
            </w:r>
          </w:p>
          <w:p w:rsidR="00407383" w:rsidRDefault="005010ED" w14:paraId="2FB5439F" w14:textId="77777777">
            <w:pPr>
              <w:spacing w:before="60" w:after="60"/>
            </w:pPr>
            <w:r>
              <w:rPr>
                <w:i/>
                <w:iCs/>
                <w:color w:val="C8E6C9"/>
                <w:sz w:val="26"/>
                <w:szCs w:val="26"/>
              </w:rPr>
              <w:t>Better evidence. Better decisions. Greater impact.</w:t>
            </w:r>
          </w:p>
          <w:p w:rsidR="00407383" w:rsidRDefault="00407383" w14:paraId="57EFF264" w14:textId="77777777">
            <w:pPr>
              <w:spacing w:after="600"/>
            </w:pPr>
          </w:p>
          <w:p w:rsidR="00407383" w:rsidRDefault="005010ED" w14:paraId="2B32D90C" w14:textId="77777777">
            <w:pPr>
              <w:spacing w:after="30"/>
            </w:pPr>
            <w:r>
              <w:rPr>
                <w:color w:val="A5D6A7"/>
                <w:sz w:val="19"/>
                <w:szCs w:val="19"/>
              </w:rPr>
              <w:t>MEAL Group Lead</w:t>
            </w:r>
          </w:p>
          <w:p w:rsidR="00407383" w:rsidRDefault="005010ED" w14:paraId="58BD585B" w14:textId="77777777">
            <w:r>
              <w:rPr>
                <w:color w:val="81C784"/>
                <w:sz w:val="19"/>
                <w:szCs w:val="19"/>
              </w:rPr>
              <w:t>2026–2030</w:t>
            </w:r>
          </w:p>
        </w:tc>
      </w:tr>
    </w:tbl>
    <w:p w:rsidR="00407383" w:rsidRDefault="00407383" w14:paraId="02B597C3" w14:textId="77777777">
      <w:pPr>
        <w:sectPr w:rsidR="00407383">
          <w:pgSz w:w="12240" w:h="15840" w:orient="portrait"/>
          <w:pgMar w:top="0" w:right="0" w:bottom="0" w:left="0" w:header="708" w:footer="708" w:gutter="0"/>
          <w:cols w:space="720"/>
          <w:docGrid w:linePitch="360"/>
        </w:sect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407383" w14:paraId="0D5035C2" w14:textId="77777777">
        <w:tc>
          <w:tcPr>
            <w:tcW w:w="9360" w:type="dxa"/>
            <w:tcBorders>
              <w:top w:val="none" w:color="FFFFFF" w:sz="0" w:space="0"/>
              <w:left w:val="none" w:color="FFFFFF" w:sz="0" w:space="0"/>
              <w:bottom w:val="none" w:color="FFFFFF" w:sz="0" w:space="0"/>
              <w:right w:val="none" w:color="FFFFFF" w:sz="0" w:space="0"/>
            </w:tcBorders>
            <w:shd w:val="clear" w:color="auto" w:fill="1B4F2A"/>
            <w:tcMar>
              <w:top w:w="80" w:type="dxa"/>
              <w:left w:w="260" w:type="dxa"/>
              <w:bottom w:w="80" w:type="dxa"/>
              <w:right w:w="260" w:type="dxa"/>
            </w:tcMar>
          </w:tcPr>
          <w:p w:rsidR="00407383" w:rsidRDefault="005010ED" w14:paraId="0B8BCD50" w14:textId="77777777">
            <w:r>
              <w:rPr>
                <w:b/>
                <w:bCs/>
                <w:color w:val="FFFFFF"/>
                <w:sz w:val="19"/>
                <w:szCs w:val="19"/>
              </w:rPr>
              <w:t>Section 1  ·  A New MEAL Approach for CIMMYT</w:t>
            </w:r>
          </w:p>
        </w:tc>
      </w:tr>
    </w:tbl>
    <w:p w:rsidR="00407383" w:rsidRDefault="005010ED" w14:paraId="592B06B8" w14:textId="77777777">
      <w:pPr>
        <w:pStyle w:val="Heading1"/>
        <w:pBdr>
          <w:bottom w:val="single" w:color="2E7D32" w:sz="6" w:space="0"/>
        </w:pBdr>
      </w:pPr>
      <w:r>
        <w:t>A New MEAL Approach for CIMMYT</w:t>
      </w:r>
    </w:p>
    <w:p w:rsidR="00407383" w:rsidRDefault="005010ED" w14:paraId="62AD94B7" w14:textId="77777777">
      <w:pPr>
        <w:spacing w:after="200"/>
      </w:pPr>
      <w:r>
        <w:rPr>
          <w:b/>
          <w:bCs/>
          <w:i/>
          <w:iCs/>
          <w:color w:val="2E7D32"/>
          <w:sz w:val="24"/>
          <w:szCs w:val="24"/>
        </w:rPr>
        <w:t>Better evidence. Better decisions. Greater impact.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407383" w14:paraId="0DD3541D" w14:textId="77777777">
        <w:tc>
          <w:tcPr>
            <w:tcW w:w="9360" w:type="dxa"/>
            <w:tcBorders>
              <w:top w:val="none" w:color="FFFFFF" w:sz="0" w:space="0"/>
              <w:left w:val="single" w:color="E65100" w:sz="20" w:space="0"/>
              <w:bottom w:val="none" w:color="FFFFFF" w:sz="0" w:space="0"/>
              <w:right w:val="none" w:color="FFFFFF" w:sz="0" w:space="0"/>
            </w:tcBorders>
            <w:shd w:val="clear" w:color="auto" w:fill="FFF3E0"/>
            <w:tcMar>
              <w:top w:w="160" w:type="dxa"/>
              <w:left w:w="320" w:type="dxa"/>
              <w:bottom w:w="160" w:type="dxa"/>
              <w:right w:w="320" w:type="dxa"/>
            </w:tcMar>
          </w:tcPr>
          <w:p w:rsidR="00407383" w:rsidRDefault="005010ED" w14:paraId="382F1B8E" w14:textId="77777777">
            <w:pPr>
              <w:spacing w:after="60"/>
            </w:pPr>
            <w:r>
              <w:rPr>
                <w:b/>
                <w:bCs/>
                <w:color w:val="E65100"/>
              </w:rPr>
              <w:t>Why now?</w:t>
            </w:r>
          </w:p>
          <w:p w:rsidR="00407383" w:rsidRDefault="005010ED" w14:paraId="0240DFB8" w14:textId="77777777">
            <w:r>
              <w:rPr>
                <w:color w:val="444444"/>
                <w:sz w:val="19"/>
                <w:szCs w:val="19"/>
              </w:rPr>
              <w:t xml:space="preserve">The operating environment for agricultural research has changed. Major investors, including bilateral agencies, foundations and governments, now ask for evidence of impact as well as delivery outputs. NGOs, national research systems, universities and private companies are all investing in better evidence systems, and CIMMYT competes with them for the same funding. Institutions that can demonstrate </w:t>
            </w:r>
            <w:r>
              <w:rPr>
                <w:b/>
                <w:bCs/>
                <w:sz w:val="19"/>
                <w:szCs w:val="19"/>
              </w:rPr>
              <w:t>what changed, how, for whom, and why</w:t>
            </w:r>
            <w:r>
              <w:rPr>
                <w:color w:val="444444"/>
                <w:sz w:val="19"/>
                <w:szCs w:val="19"/>
              </w:rPr>
              <w:t xml:space="preserve"> will be better positioned to attract funding, influence policy and sustain partnerships. Those that cannot will increasingly be asked to justify their relevance. This is why CIMMYT’s MEAL function needs to change.</w:t>
            </w:r>
          </w:p>
        </w:tc>
      </w:tr>
    </w:tbl>
    <w:p w:rsidR="00407383" w:rsidRDefault="00407383" w14:paraId="7F4E8DD6" w14:textId="77777777">
      <w:pPr>
        <w:spacing w:after="160"/>
      </w:pPr>
    </w:p>
    <w:p w:rsidR="00407383" w:rsidRDefault="005010ED" w14:paraId="03A44F85" w14:textId="77777777">
      <w:pPr>
        <w:spacing w:after="140"/>
      </w:pPr>
      <w:r>
        <w:rPr>
          <w:color w:val="444444"/>
        </w:rPr>
        <w:t>CIMMYT is changing how it monitors, evaluates and learns. Instead of compiling what projects report, it will build a traceable body of evidence on what changed, for whom, where, under what conditions and at what scale. This requires new methods and a new way for projects, MEAL, data teams and scientists to work together.</w:t>
      </w:r>
    </w:p>
    <w:p w:rsidR="00407383" w:rsidRDefault="005010ED" w14:paraId="518B4FB2" w14:textId="77777777">
      <w:pPr>
        <w:spacing w:after="140"/>
      </w:pPr>
      <w:r>
        <w:rPr>
          <w:color w:val="444444"/>
        </w:rPr>
        <w:t>CIMMYT already produces a large amount of evidence through trials, producer registries, field surveys, research platforms, administrative systems, sensors, satellite imagery, digital tools and partner systems. The task is to connect these sources through common questions, indicators, identifiers and quality rules, so that evidence can be reused across projects and aggregated at portfolio and institutional level.</w:t>
      </w:r>
    </w:p>
    <w:p w:rsidR="00407383" w:rsidRDefault="7D9D1735" w14:paraId="687D4A36" w14:textId="10B276C9">
      <w:pPr>
        <w:spacing w:after="140"/>
      </w:pPr>
      <w:r>
        <w:rPr>
          <w:color w:val="444444"/>
        </w:rPr>
        <w:t xml:space="preserve">When monitoring is built mainly from project reports and aggregated figures, CIMMYT can describe delivery but cannot consistently reconstruct what changed on the ground. A report can confirm that </w:t>
      </w:r>
      <w:del w:author="UR-RAHMAN, Md.Syed  (CIMMYT)" w:date="2026-10-01T17:11:00Z" w16du:dateUtc="2026-10-01T17:11:48Z" w:id="0">
        <w:r>
          <w:rPr>
            <w:color w:val="444444"/>
          </w:rPr>
          <w:delText>a training</w:delText>
        </w:r>
      </w:del>
      <w:ins w:author="UR-RAHMAN, Md.Syed  (CIMMYT)" w:date="2026-10-01T17:11:00Z" w16du:dateUtc="2026-10-01T17:11:48Z" w:id="1">
        <w:r w:rsidRPr="46764F27" w:rsidR="66D8428C">
          <w:rPr>
            <w:color w:val="444444"/>
          </w:rPr>
          <w:t>training</w:t>
        </w:r>
      </w:ins>
      <w:r>
        <w:rPr>
          <w:color w:val="444444"/>
        </w:rPr>
        <w:t xml:space="preserve"> took place or that farmers were reached; it cannot, by itself, show whether practices changed, yields improved, risks declined, </w:t>
      </w:r>
      <w:del w:author="UR-RAHMAN, Md.Syed  (CIMMYT)" w:date="2026-10-01T17:11:00Z" w16du:dateUtc="2026-10-01T17:11:21Z" w:id="2">
        <w:r>
          <w:rPr>
            <w:color w:val="444444"/>
          </w:rPr>
          <w:delText>or</w:delText>
        </w:r>
      </w:del>
      <w:r>
        <w:rPr>
          <w:color w:val="444444"/>
        </w:rPr>
        <w:t xml:space="preserve"> benefits persisted</w:t>
      </w:r>
      <w:ins w:author="UR-RAHMAN, Md.Syed  (CIMMYT)" w:date="2026-10-01T17:11:00Z" w16du:dateUtc="2026-10-01T17:11:42Z" w:id="3">
        <w:r w:rsidRPr="46764F27" w:rsidR="4661ADB5">
          <w:rPr>
            <w:color w:val="444444"/>
          </w:rPr>
          <w:t xml:space="preserve"> or any changes in the livelihoods</w:t>
        </w:r>
      </w:ins>
      <w:r w:rsidRPr="46764F27">
        <w:rPr>
          <w:color w:val="444444"/>
        </w:rPr>
        <w:t>.</w:t>
      </w:r>
      <w:r>
        <w:rPr>
          <w:color w:val="444444"/>
        </w:rPr>
        <w:t xml:space="preserve"> The new approach therefore works from the underlying evidence: observation-level records from farmers, plots, trials, households and institutions, combined with geospatial and contextual data when these strengthen the measurement.</w:t>
      </w:r>
    </w:p>
    <w:p w:rsidR="00407383" w:rsidRDefault="00407383" w14:paraId="2994DEB2"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407383" w14:paraId="06590057" w14:textId="77777777">
        <w:tc>
          <w:tcPr>
            <w:tcW w:w="9360" w:type="dxa"/>
            <w:tcBorders>
              <w:top w:val="none" w:color="FFFFFF" w:sz="0" w:space="0"/>
              <w:left w:val="single" w:color="1B4F2A" w:sz="20" w:space="0"/>
              <w:bottom w:val="none" w:color="FFFFFF" w:sz="0" w:space="0"/>
              <w:right w:val="none" w:color="FFFFFF" w:sz="0" w:space="0"/>
            </w:tcBorders>
            <w:shd w:val="clear" w:color="auto" w:fill="E8F5E9"/>
            <w:tcMar>
              <w:top w:w="140" w:type="dxa"/>
              <w:left w:w="320" w:type="dxa"/>
              <w:bottom w:w="140" w:type="dxa"/>
              <w:right w:w="320" w:type="dxa"/>
            </w:tcMar>
          </w:tcPr>
          <w:p w:rsidR="00407383" w:rsidRDefault="005010ED" w14:paraId="4F302DC7" w14:textId="77777777">
            <w:r>
              <w:rPr>
                <w:i/>
                <w:iCs/>
              </w:rPr>
              <w:t>Reporting summaries stay. The objective is to connect them to observation-level data that can be analyzed, aggregated and used for learning and impact.</w:t>
            </w:r>
          </w:p>
        </w:tc>
      </w:tr>
    </w:tbl>
    <w:p w:rsidR="00407383" w:rsidRDefault="00407383" w14:paraId="1F6EC34D" w14:textId="77777777">
      <w:pPr>
        <w:spacing w:after="160"/>
      </w:pPr>
    </w:p>
    <w:p w:rsidR="00407383" w:rsidRDefault="005010ED" w14:paraId="77473590" w14:textId="77777777">
      <w:pPr>
        <w:pStyle w:val="Heading2"/>
        <w:keepNext/>
      </w:pPr>
      <w:r>
        <w:t>1.1  From Report-Based Monitoring to Observation-Based Evidence</w:t>
      </w:r>
    </w:p>
    <w:p w:rsidR="00407383" w:rsidRDefault="005010ED" w14:paraId="01DED84B" w14:textId="77777777">
      <w:pPr>
        <w:spacing w:after="140"/>
      </w:pPr>
      <w:r>
        <w:rPr>
          <w:color w:val="444444"/>
        </w:rPr>
        <w:t>The new approach changes the role of evidence in five ways:</w:t>
      </w:r>
    </w:p>
    <w:p w:rsidR="00407383" w:rsidRDefault="00407383" w14:paraId="5D1C55D7"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500"/>
        <w:gridCol w:w="4860"/>
      </w:tblGrid>
      <w:tr w:rsidR="00407383" w:rsidTr="707BF1FB" w14:paraId="1A5A546A" w14:textId="77777777">
        <w:tc>
          <w:tcPr>
            <w:tcW w:w="4500" w:type="dxa"/>
            <w:tcBorders>
              <w:top w:val="single" w:color="37474F" w:sz="4" w:space="0"/>
              <w:left w:val="single" w:color="37474F" w:sz="4" w:space="0"/>
              <w:bottom w:val="single" w:color="37474F" w:sz="4" w:space="0"/>
              <w:right w:val="single" w:color="37474F" w:sz="4" w:space="0"/>
            </w:tcBorders>
            <w:shd w:val="clear" w:color="auto" w:fill="37474F"/>
            <w:tcMar>
              <w:top w:w="80" w:type="dxa"/>
              <w:left w:w="160" w:type="dxa"/>
              <w:bottom w:w="80" w:type="dxa"/>
              <w:right w:w="160" w:type="dxa"/>
            </w:tcMar>
          </w:tcPr>
          <w:p w:rsidR="00407383" w:rsidRDefault="005010ED" w14:paraId="2315F379" w14:textId="77777777">
            <w:r>
              <w:rPr>
                <w:b/>
                <w:bCs/>
                <w:color w:val="FFFFFF"/>
                <w:sz w:val="18"/>
                <w:szCs w:val="18"/>
              </w:rPr>
              <w:t>FROM: Reported Figures for Compliance</w:t>
            </w:r>
          </w:p>
        </w:tc>
        <w:tc>
          <w:tcPr>
            <w:tcW w:w="4860" w:type="dxa"/>
            <w:tcBorders>
              <w:top w:val="single" w:color="1B4F2A" w:sz="4" w:space="0"/>
              <w:left w:val="single" w:color="1B4F2A" w:sz="4" w:space="0"/>
              <w:bottom w:val="single" w:color="1B4F2A" w:sz="4" w:space="0"/>
              <w:right w:val="single" w:color="1B4F2A" w:sz="4" w:space="0"/>
            </w:tcBorders>
            <w:shd w:val="clear" w:color="auto" w:fill="1B4F2A"/>
            <w:tcMar>
              <w:top w:w="80" w:type="dxa"/>
              <w:left w:w="160" w:type="dxa"/>
              <w:bottom w:w="80" w:type="dxa"/>
              <w:right w:w="160" w:type="dxa"/>
            </w:tcMar>
          </w:tcPr>
          <w:p w:rsidR="00407383" w:rsidRDefault="005010ED" w14:paraId="1C2A35B0" w14:textId="77777777">
            <w:r>
              <w:rPr>
                <w:b/>
                <w:bCs/>
                <w:color w:val="FFFFFF"/>
                <w:sz w:val="18"/>
                <w:szCs w:val="18"/>
              </w:rPr>
              <w:t>TO: Data for Learning &amp; Impact</w:t>
            </w:r>
          </w:p>
        </w:tc>
      </w:tr>
      <w:tr w:rsidR="00407383" w:rsidTr="707BF1FB" w14:paraId="7741B1AB" w14:textId="77777777">
        <w:tc>
          <w:tcPr>
            <w:tcW w:w="4500" w:type="dxa"/>
            <w:tcBorders>
              <w:top w:val="single" w:color="CCCCCC" w:sz="2" w:space="0"/>
              <w:left w:val="single" w:color="CCCCCC" w:sz="2" w:space="0"/>
              <w:bottom w:val="single" w:color="CCCCCC" w:sz="2" w:space="0"/>
              <w:right w:val="single" w:color="CCCCCC" w:sz="2" w:space="0"/>
            </w:tcBorders>
            <w:shd w:val="clear" w:color="auto" w:fill="F5F5F5"/>
            <w:tcMar>
              <w:top w:w="80" w:type="dxa"/>
              <w:left w:w="160" w:type="dxa"/>
              <w:bottom w:w="80" w:type="dxa"/>
              <w:right w:w="160" w:type="dxa"/>
            </w:tcMar>
          </w:tcPr>
          <w:p w:rsidR="00407383" w:rsidP="707BF1FB" w:rsidRDefault="005010ED" w14:paraId="1665382F" w14:textId="77777777">
            <w:pPr>
              <w:rPr>
                <w:color w:val="444444"/>
                <w:sz w:val="18"/>
                <w:szCs w:val="18"/>
              </w:rPr>
            </w:pPr>
            <w:r>
              <w:rPr>
                <w:color w:val="444444"/>
                <w:sz w:val="18"/>
                <w:szCs w:val="18"/>
              </w:rPr>
              <w:t>We reported activities and outputs from aggregated project reports</w:t>
            </w:r>
          </w:p>
        </w:tc>
        <w:tc>
          <w:tcPr>
            <w:tcW w:w="4860" w:type="dxa"/>
            <w:tcBorders>
              <w:top w:val="single" w:color="CCCCCC" w:sz="2" w:space="0"/>
              <w:left w:val="single" w:color="CCCCCC" w:sz="2" w:space="0"/>
              <w:bottom w:val="single" w:color="CCCCCC" w:sz="2" w:space="0"/>
              <w:right w:val="single" w:color="CCCCCC" w:sz="2" w:space="0"/>
            </w:tcBorders>
            <w:shd w:val="clear" w:color="auto" w:fill="E8F5E9"/>
            <w:tcMar>
              <w:top w:w="80" w:type="dxa"/>
              <w:left w:w="160" w:type="dxa"/>
              <w:bottom w:w="80" w:type="dxa"/>
              <w:right w:w="160" w:type="dxa"/>
            </w:tcMar>
          </w:tcPr>
          <w:p w:rsidR="00407383" w:rsidRDefault="005010ED" w14:paraId="4429161A" w14:textId="77777777">
            <w:r>
              <w:rPr>
                <w:b/>
                <w:bCs/>
                <w:color w:val="1B4F2A"/>
                <w:sz w:val="18"/>
                <w:szCs w:val="18"/>
              </w:rPr>
              <w:t>We use quality data to understand progress, adapt, and demonstrate impact</w:t>
            </w:r>
          </w:p>
        </w:tc>
      </w:tr>
      <w:tr w:rsidR="00407383" w:rsidTr="707BF1FB" w14:paraId="76504677" w14:textId="77777777">
        <w:tc>
          <w:tcPr>
            <w:tcW w:w="450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80" w:type="dxa"/>
              <w:left w:w="160" w:type="dxa"/>
              <w:bottom w:w="80" w:type="dxa"/>
              <w:right w:w="160" w:type="dxa"/>
            </w:tcMar>
          </w:tcPr>
          <w:p w:rsidR="00407383" w:rsidRDefault="005010ED" w14:paraId="2E49DF3D" w14:textId="77777777">
            <w:r>
              <w:rPr>
                <w:color w:val="444444"/>
                <w:sz w:val="18"/>
                <w:szCs w:val="18"/>
              </w:rPr>
              <w:t>Siloed information and manual processes</w:t>
            </w:r>
          </w:p>
        </w:tc>
        <w:tc>
          <w:tcPr>
            <w:tcW w:w="486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80" w:type="dxa"/>
              <w:left w:w="160" w:type="dxa"/>
              <w:bottom w:w="80" w:type="dxa"/>
              <w:right w:w="160" w:type="dxa"/>
            </w:tcMar>
          </w:tcPr>
          <w:p w:rsidR="00407383" w:rsidRDefault="005010ED" w14:paraId="6305F336" w14:textId="77777777">
            <w:r>
              <w:rPr>
                <w:b/>
                <w:bCs/>
                <w:color w:val="1B4F2A"/>
                <w:sz w:val="18"/>
                <w:szCs w:val="18"/>
              </w:rPr>
              <w:t>Integrated data systems that are interoperable and trusted</w:t>
            </w:r>
          </w:p>
        </w:tc>
      </w:tr>
      <w:tr w:rsidR="00407383" w:rsidTr="707BF1FB" w14:paraId="3F0A33AD" w14:textId="77777777">
        <w:tc>
          <w:tcPr>
            <w:tcW w:w="4500" w:type="dxa"/>
            <w:tcBorders>
              <w:top w:val="single" w:color="CCCCCC" w:sz="2" w:space="0"/>
              <w:left w:val="single" w:color="CCCCCC" w:sz="2" w:space="0"/>
              <w:bottom w:val="single" w:color="CCCCCC" w:sz="2" w:space="0"/>
              <w:right w:val="single" w:color="CCCCCC" w:sz="2" w:space="0"/>
            </w:tcBorders>
            <w:shd w:val="clear" w:color="auto" w:fill="F5F5F5"/>
            <w:tcMar>
              <w:top w:w="80" w:type="dxa"/>
              <w:left w:w="160" w:type="dxa"/>
              <w:bottom w:w="80" w:type="dxa"/>
              <w:right w:w="160" w:type="dxa"/>
            </w:tcMar>
          </w:tcPr>
          <w:p w:rsidR="00407383" w:rsidRDefault="005010ED" w14:paraId="00AC39FF" w14:textId="77777777">
            <w:r>
              <w:rPr>
                <w:color w:val="444444"/>
                <w:sz w:val="18"/>
                <w:szCs w:val="18"/>
              </w:rPr>
              <w:t>Limited ability to analyze, aggregate, and generate insights</w:t>
            </w:r>
          </w:p>
        </w:tc>
        <w:tc>
          <w:tcPr>
            <w:tcW w:w="4860" w:type="dxa"/>
            <w:tcBorders>
              <w:top w:val="single" w:color="CCCCCC" w:sz="2" w:space="0"/>
              <w:left w:val="single" w:color="CCCCCC" w:sz="2" w:space="0"/>
              <w:bottom w:val="single" w:color="CCCCCC" w:sz="2" w:space="0"/>
              <w:right w:val="single" w:color="CCCCCC" w:sz="2" w:space="0"/>
            </w:tcBorders>
            <w:shd w:val="clear" w:color="auto" w:fill="E8F5E9"/>
            <w:tcMar>
              <w:top w:w="80" w:type="dxa"/>
              <w:left w:w="160" w:type="dxa"/>
              <w:bottom w:w="80" w:type="dxa"/>
              <w:right w:w="160" w:type="dxa"/>
            </w:tcMar>
          </w:tcPr>
          <w:p w:rsidR="00407383" w:rsidRDefault="005010ED" w14:paraId="6A399B5D" w14:textId="77777777">
            <w:r>
              <w:rPr>
                <w:b/>
                <w:bCs/>
                <w:color w:val="1B4F2A"/>
                <w:sz w:val="18"/>
                <w:szCs w:val="18"/>
              </w:rPr>
              <w:t>Stronger analysis, aggregation, and evidence to answer key questions</w:t>
            </w:r>
          </w:p>
        </w:tc>
      </w:tr>
      <w:tr w:rsidR="00407383" w:rsidTr="707BF1FB" w14:paraId="4F2F1932" w14:textId="77777777">
        <w:tc>
          <w:tcPr>
            <w:tcW w:w="450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80" w:type="dxa"/>
              <w:left w:w="160" w:type="dxa"/>
              <w:bottom w:w="80" w:type="dxa"/>
              <w:right w:w="160" w:type="dxa"/>
            </w:tcMar>
          </w:tcPr>
          <w:p w:rsidR="00407383" w:rsidRDefault="005010ED" w14:paraId="056D4094" w14:textId="77777777">
            <w:r>
              <w:rPr>
                <w:color w:val="444444"/>
                <w:sz w:val="18"/>
                <w:szCs w:val="18"/>
              </w:rPr>
              <w:t>Time-consuming reporting for compliance</w:t>
            </w:r>
          </w:p>
        </w:tc>
        <w:tc>
          <w:tcPr>
            <w:tcW w:w="486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80" w:type="dxa"/>
              <w:left w:w="160" w:type="dxa"/>
              <w:bottom w:w="80" w:type="dxa"/>
              <w:right w:w="160" w:type="dxa"/>
            </w:tcMar>
          </w:tcPr>
          <w:p w:rsidR="00407383" w:rsidRDefault="00D75CF9" w14:paraId="4B53213E" w14:textId="77777777">
            <w:r>
              <w:rPr>
                <w:b/>
                <w:bCs/>
                <w:color w:val="1B4F2A"/>
                <w:sz w:val="18"/>
                <w:szCs w:val="18"/>
              </w:rPr>
              <w:t>High-frequency insights for better decision-making and learning</w:t>
            </w:r>
          </w:p>
        </w:tc>
      </w:tr>
      <w:tr w:rsidR="00407383" w:rsidTr="707BF1FB" w14:paraId="28526451" w14:textId="77777777">
        <w:tc>
          <w:tcPr>
            <w:tcW w:w="4500" w:type="dxa"/>
            <w:tcBorders>
              <w:top w:val="single" w:color="CCCCCC" w:sz="2" w:space="0"/>
              <w:left w:val="single" w:color="CCCCCC" w:sz="2" w:space="0"/>
              <w:bottom w:val="single" w:color="CCCCCC" w:sz="2" w:space="0"/>
              <w:right w:val="single" w:color="CCCCCC" w:sz="2" w:space="0"/>
            </w:tcBorders>
            <w:shd w:val="clear" w:color="auto" w:fill="F5F5F5"/>
            <w:tcMar>
              <w:top w:w="80" w:type="dxa"/>
              <w:left w:w="160" w:type="dxa"/>
              <w:bottom w:w="80" w:type="dxa"/>
              <w:right w:w="160" w:type="dxa"/>
            </w:tcMar>
          </w:tcPr>
          <w:p w:rsidR="00407383" w:rsidRDefault="005010ED" w14:paraId="5CE66C8D" w14:textId="77777777">
            <w:r>
              <w:rPr>
                <w:color w:val="444444"/>
                <w:sz w:val="18"/>
                <w:szCs w:val="18"/>
              </w:rPr>
              <w:t>Hard to link our work to CIMMYT’s strategy</w:t>
            </w:r>
          </w:p>
        </w:tc>
        <w:tc>
          <w:tcPr>
            <w:tcW w:w="4860" w:type="dxa"/>
            <w:tcBorders>
              <w:top w:val="single" w:color="CCCCCC" w:sz="2" w:space="0"/>
              <w:left w:val="single" w:color="CCCCCC" w:sz="2" w:space="0"/>
              <w:bottom w:val="single" w:color="CCCCCC" w:sz="2" w:space="0"/>
              <w:right w:val="single" w:color="CCCCCC" w:sz="2" w:space="0"/>
            </w:tcBorders>
            <w:shd w:val="clear" w:color="auto" w:fill="E8F5E9"/>
            <w:tcMar>
              <w:top w:w="80" w:type="dxa"/>
              <w:left w:w="160" w:type="dxa"/>
              <w:bottom w:w="80" w:type="dxa"/>
              <w:right w:w="160" w:type="dxa"/>
            </w:tcMar>
          </w:tcPr>
          <w:p w:rsidR="00407383" w:rsidP="00D75CF9" w:rsidRDefault="005010ED" w14:paraId="0EDF51D0" w14:textId="77777777">
            <w:pPr>
              <w:spacing w:line="259" w:lineRule="auto"/>
            </w:pPr>
            <w:r>
              <w:rPr>
                <w:b/>
                <w:bCs/>
                <w:color w:val="1B4F2A"/>
                <w:sz w:val="18"/>
                <w:szCs w:val="18"/>
              </w:rPr>
              <w:t>Credible evidence of CIMMYT’s contribution to strategy-level results</w:t>
            </w:r>
          </w:p>
        </w:tc>
      </w:tr>
    </w:tbl>
    <w:p w:rsidR="00407383" w:rsidRDefault="00407383" w14:paraId="7BDF4366" w14:textId="77777777">
      <w:pPr>
        <w:spacing w:after="160"/>
      </w:pPr>
    </w:p>
    <w:p w:rsidR="00407383" w:rsidRDefault="005010ED" w14:paraId="3F29A74D" w14:textId="77777777">
      <w:pPr>
        <w:pStyle w:val="Heading2"/>
        <w:keepNext/>
      </w:pPr>
      <w:r>
        <w:t>1.2  Four Strategic Effects</w:t>
      </w:r>
    </w:p>
    <w:p w:rsidR="00407383" w:rsidRDefault="005010ED" w14:paraId="3C040991" w14:textId="77777777">
      <w:pPr>
        <w:spacing w:after="140"/>
      </w:pPr>
      <w:r>
        <w:rPr>
          <w:color w:val="444444"/>
        </w:rPr>
        <w:t>Four institutional effects are expected, each reinforcing the others:</w:t>
      </w:r>
    </w:p>
    <w:p w:rsidR="00407383" w:rsidRDefault="00407383" w14:paraId="01EFDC4B"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40"/>
        <w:gridCol w:w="2340"/>
        <w:gridCol w:w="2340"/>
        <w:gridCol w:w="2340"/>
      </w:tblGrid>
      <w:tr w:rsidR="00407383" w14:paraId="19CA3069" w14:textId="77777777">
        <w:tc>
          <w:tcPr>
            <w:tcW w:w="2340" w:type="dxa"/>
            <w:tcBorders>
              <w:top w:val="single" w:color="CCCCCC" w:sz="2" w:space="0"/>
              <w:left w:val="single" w:color="CCCCCC" w:sz="2" w:space="0"/>
              <w:bottom w:val="single" w:color="CCCCCC" w:sz="2" w:space="0"/>
              <w:right w:val="single" w:color="CCCCCC" w:sz="2" w:space="0"/>
            </w:tcBorders>
            <w:shd w:val="clear" w:color="auto" w:fill="E8F5E9"/>
            <w:tcMar>
              <w:top w:w="120" w:type="dxa"/>
              <w:left w:w="140" w:type="dxa"/>
              <w:bottom w:w="120" w:type="dxa"/>
              <w:right w:w="140" w:type="dxa"/>
            </w:tcMar>
          </w:tcPr>
          <w:p w:rsidR="00407383" w:rsidRDefault="005010ED" w14:paraId="69E2C9D6" w14:textId="77777777">
            <w:pPr>
              <w:spacing w:after="60"/>
            </w:pPr>
            <w:r>
              <w:rPr>
                <w:b/>
                <w:bCs/>
                <w:color w:val="1B4F2A"/>
              </w:rPr>
              <w:t>Evidence</w:t>
            </w:r>
          </w:p>
          <w:p w:rsidR="00407383" w:rsidRDefault="005010ED" w14:paraId="3C661779" w14:textId="77777777">
            <w:r>
              <w:rPr>
                <w:color w:val="444444"/>
                <w:sz w:val="17"/>
                <w:szCs w:val="17"/>
              </w:rPr>
              <w:t>Quality data used to understand progress and demonstrate impact</w:t>
            </w:r>
          </w:p>
        </w:tc>
        <w:tc>
          <w:tcPr>
            <w:tcW w:w="2340" w:type="dxa"/>
            <w:tcBorders>
              <w:top w:val="single" w:color="CCCCCC" w:sz="2" w:space="0"/>
              <w:left w:val="single" w:color="CCCCCC" w:sz="2" w:space="0"/>
              <w:bottom w:val="single" w:color="CCCCCC" w:sz="2" w:space="0"/>
              <w:right w:val="single" w:color="CCCCCC" w:sz="2" w:space="0"/>
            </w:tcBorders>
            <w:shd w:val="clear" w:color="auto" w:fill="E0F2F1"/>
            <w:tcMar>
              <w:top w:w="120" w:type="dxa"/>
              <w:left w:w="140" w:type="dxa"/>
              <w:bottom w:w="120" w:type="dxa"/>
              <w:right w:w="140" w:type="dxa"/>
            </w:tcMar>
          </w:tcPr>
          <w:p w:rsidR="00407383" w:rsidRDefault="005010ED" w14:paraId="339F49AF" w14:textId="77777777">
            <w:pPr>
              <w:spacing w:after="60"/>
            </w:pPr>
            <w:r>
              <w:rPr>
                <w:b/>
                <w:bCs/>
                <w:color w:val="004D5B"/>
              </w:rPr>
              <w:t>Collaboration</w:t>
            </w:r>
          </w:p>
          <w:p w:rsidR="00407383" w:rsidRDefault="005010ED" w14:paraId="00DA986B" w14:textId="77777777">
            <w:r>
              <w:rPr>
                <w:color w:val="444444"/>
                <w:sz w:val="17"/>
                <w:szCs w:val="17"/>
              </w:rPr>
              <w:t>Integrated systems connecting science, MEAL, data, KMIT and management</w:t>
            </w:r>
          </w:p>
        </w:tc>
        <w:tc>
          <w:tcPr>
            <w:tcW w:w="2340" w:type="dxa"/>
            <w:tcBorders>
              <w:top w:val="single" w:color="CCCCCC" w:sz="2" w:space="0"/>
              <w:left w:val="single" w:color="CCCCCC" w:sz="2" w:space="0"/>
              <w:bottom w:val="single" w:color="CCCCCC" w:sz="2" w:space="0"/>
              <w:right w:val="single" w:color="CCCCCC" w:sz="2" w:space="0"/>
            </w:tcBorders>
            <w:shd w:val="clear" w:color="auto" w:fill="EDE7F6"/>
            <w:tcMar>
              <w:top w:w="120" w:type="dxa"/>
              <w:left w:w="140" w:type="dxa"/>
              <w:bottom w:w="120" w:type="dxa"/>
              <w:right w:w="140" w:type="dxa"/>
            </w:tcMar>
          </w:tcPr>
          <w:p w:rsidR="00407383" w:rsidRDefault="005010ED" w14:paraId="5D15EC2E" w14:textId="77777777">
            <w:pPr>
              <w:spacing w:after="60"/>
            </w:pPr>
            <w:r>
              <w:rPr>
                <w:b/>
                <w:bCs/>
                <w:color w:val="4527A0"/>
              </w:rPr>
              <w:t xml:space="preserve">Agility &amp; Foresight </w:t>
            </w:r>
          </w:p>
          <w:p w:rsidR="00407383" w:rsidRDefault="005D45CA" w14:paraId="2D127A1A" w14:textId="77777777">
            <w:r>
              <w:rPr>
                <w:color w:val="444444"/>
                <w:sz w:val="17"/>
                <w:szCs w:val="17"/>
              </w:rPr>
              <w:t>High-frequency insights informing decisions during implementation</w:t>
            </w:r>
          </w:p>
        </w:tc>
        <w:tc>
          <w:tcPr>
            <w:tcW w:w="2340" w:type="dxa"/>
            <w:tcBorders>
              <w:top w:val="single" w:color="CCCCCC" w:sz="2" w:space="0"/>
              <w:left w:val="single" w:color="CCCCCC" w:sz="2" w:space="0"/>
              <w:bottom w:val="single" w:color="CCCCCC" w:sz="2" w:space="0"/>
              <w:right w:val="single" w:color="CCCCCC" w:sz="2" w:space="0"/>
            </w:tcBorders>
            <w:shd w:val="clear" w:color="auto" w:fill="FFF3E0"/>
            <w:tcMar>
              <w:top w:w="120" w:type="dxa"/>
              <w:left w:w="140" w:type="dxa"/>
              <w:bottom w:w="120" w:type="dxa"/>
              <w:right w:w="140" w:type="dxa"/>
            </w:tcMar>
          </w:tcPr>
          <w:p w:rsidR="00407383" w:rsidRDefault="005010ED" w14:paraId="38E31123" w14:textId="77777777">
            <w:pPr>
              <w:spacing w:after="60"/>
            </w:pPr>
            <w:r>
              <w:rPr>
                <w:b/>
                <w:bCs/>
                <w:color w:val="E65100"/>
              </w:rPr>
              <w:t>Impact</w:t>
            </w:r>
          </w:p>
          <w:p w:rsidR="00407383" w:rsidRDefault="005010ED" w14:paraId="7A152F72" w14:textId="77777777">
            <w:r>
              <w:rPr>
                <w:color w:val="444444"/>
                <w:sz w:val="17"/>
                <w:szCs w:val="17"/>
              </w:rPr>
              <w:t>Credible evidence of CIMMYT’s contribution to change</w:t>
            </w:r>
          </w:p>
        </w:tc>
      </w:tr>
    </w:tbl>
    <w:p w:rsidR="00407383" w:rsidRDefault="00407383" w14:paraId="7CAFF9B1" w14:textId="77777777">
      <w:pPr>
        <w:spacing w:after="160"/>
      </w:pPr>
    </w:p>
    <w:p w:rsidR="00407383" w:rsidRDefault="00407383" w14:paraId="060AFB6F" w14:textId="77777777">
      <w:pPr>
        <w:spacing w:after="200"/>
      </w:pPr>
    </w:p>
    <w:p w:rsidR="00407383" w:rsidRDefault="005010ED" w14:paraId="6E5C75D0" w14:textId="77777777">
      <w:pPr>
        <w:pStyle w:val="Heading2"/>
        <w:keepNext/>
      </w:pPr>
      <w:r>
        <w:t>1.3  MEAL in the Context of CIMMYT</w:t>
      </w:r>
    </w:p>
    <w:p w:rsidR="00407383" w:rsidRDefault="005010ED" w14:paraId="6C209802" w14:textId="77777777">
      <w:pPr>
        <w:spacing w:after="140"/>
      </w:pPr>
      <w:r>
        <w:rPr>
          <w:color w:val="444444"/>
        </w:rPr>
        <w:t>CIMMYT is a global agricultural research institution with 50+ years of maize and wheat improvement work, a genebank conserving over 180,000 seed accessions, trial networks spanning more than 90 countries, and partnerships with national agricultural research systems (NARS), extension services, seed companies, governments and farmers across the Global South.</w:t>
      </w:r>
    </w:p>
    <w:p w:rsidR="00407383" w:rsidRDefault="005010ED" w14:paraId="397470D9" w14:textId="77777777">
      <w:pPr>
        <w:spacing w:after="140"/>
      </w:pPr>
      <w:r>
        <w:rPr>
          <w:color w:val="444444"/>
        </w:rPr>
        <w:t>This shapes what MEAL means at CIMMYT. Most of the evidence CIMMYT produces concerns scientific contribution to change in agrifood systems, more than service delivery. Its data (multi-environment trial results, adoption surveys, genomic data, remote sensing, agronomic datasets and socioeconomic studies) are a valuable institutional asset that is still underused for cross-portfolio learning and impact demonstration.</w:t>
      </w:r>
    </w:p>
    <w:p w:rsidR="00407383" w:rsidRDefault="005010ED" w14:paraId="431A12DE" w14:textId="77777777">
      <w:pPr>
        <w:spacing w:after="140"/>
      </w:pPr>
      <w:r>
        <w:rPr>
          <w:color w:val="444444"/>
        </w:rPr>
        <w:t>The framework connects breeding data from CIMMYT scientists, adoption evidence from socioeconomics teams, agronomic performance data from field programs and outcome data from development projects. Together they form one evidence base that covers CIMMYT’s full contribution to change.</w:t>
      </w:r>
    </w:p>
    <w:p w:rsidR="00407383" w:rsidRDefault="00407383" w14:paraId="5A52A6EA"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3120"/>
        <w:gridCol w:w="3120"/>
      </w:tblGrid>
      <w:tr w:rsidR="00407383" w14:paraId="1A887D01" w14:textId="77777777">
        <w:tc>
          <w:tcPr>
            <w:tcW w:w="3120" w:type="dxa"/>
            <w:tcBorders>
              <w:top w:val="single" w:color="1B4F2A" w:sz="4" w:space="0"/>
              <w:left w:val="single" w:color="1B4F2A" w:sz="4" w:space="0"/>
              <w:bottom w:val="single" w:color="1B4F2A" w:sz="4" w:space="0"/>
              <w:right w:val="single" w:color="1B4F2A" w:sz="4" w:space="0"/>
            </w:tcBorders>
            <w:shd w:val="clear" w:color="auto" w:fill="1B4F2A"/>
            <w:tcMar>
              <w:top w:w="80" w:type="dxa"/>
              <w:left w:w="160" w:type="dxa"/>
              <w:bottom w:w="80" w:type="dxa"/>
              <w:right w:w="160" w:type="dxa"/>
            </w:tcMar>
          </w:tcPr>
          <w:p w:rsidR="00407383" w:rsidRDefault="005010ED" w14:paraId="2FDA37CD" w14:textId="77777777">
            <w:r>
              <w:rPr>
                <w:b/>
                <w:bCs/>
                <w:color w:val="FFFFFF"/>
                <w:sz w:val="17"/>
                <w:szCs w:val="17"/>
              </w:rPr>
              <w:t>CIMMYT's evidence assets</w:t>
            </w:r>
          </w:p>
        </w:tc>
        <w:tc>
          <w:tcPr>
            <w:tcW w:w="3120" w:type="dxa"/>
            <w:tcBorders>
              <w:top w:val="single" w:color="1B4F2A" w:sz="4" w:space="0"/>
              <w:left w:val="single" w:color="1B4F2A" w:sz="4" w:space="0"/>
              <w:bottom w:val="single" w:color="1B4F2A" w:sz="4" w:space="0"/>
              <w:right w:val="single" w:color="1B4F2A" w:sz="4" w:space="0"/>
            </w:tcBorders>
            <w:shd w:val="clear" w:color="auto" w:fill="1B4F2A"/>
            <w:tcMar>
              <w:top w:w="80" w:type="dxa"/>
              <w:left w:w="160" w:type="dxa"/>
              <w:bottom w:w="80" w:type="dxa"/>
              <w:right w:w="160" w:type="dxa"/>
            </w:tcMar>
          </w:tcPr>
          <w:p w:rsidR="00407383" w:rsidRDefault="005010ED" w14:paraId="619B7050" w14:textId="77777777">
            <w:r>
              <w:rPr>
                <w:b/>
                <w:bCs/>
                <w:color w:val="FFFFFF"/>
                <w:sz w:val="17"/>
                <w:szCs w:val="17"/>
              </w:rPr>
              <w:t>What the new MEAL system connects</w:t>
            </w:r>
            <w:r w:rsidR="008F5CA5">
              <w:rPr>
                <w:b/>
                <w:bCs/>
                <w:color w:val="FFFFFF"/>
                <w:sz w:val="17"/>
                <w:szCs w:val="17"/>
              </w:rPr>
              <w:t xml:space="preserve"> (e.g.)</w:t>
            </w:r>
          </w:p>
        </w:tc>
        <w:tc>
          <w:tcPr>
            <w:tcW w:w="3120" w:type="dxa"/>
            <w:tcBorders>
              <w:top w:val="single" w:color="1B4F2A" w:sz="4" w:space="0"/>
              <w:left w:val="single" w:color="1B4F2A" w:sz="4" w:space="0"/>
              <w:bottom w:val="single" w:color="1B4F2A" w:sz="4" w:space="0"/>
              <w:right w:val="single" w:color="1B4F2A" w:sz="4" w:space="0"/>
            </w:tcBorders>
            <w:shd w:val="clear" w:color="auto" w:fill="1B4F2A"/>
            <w:tcMar>
              <w:top w:w="80" w:type="dxa"/>
              <w:left w:w="160" w:type="dxa"/>
              <w:bottom w:w="80" w:type="dxa"/>
              <w:right w:w="160" w:type="dxa"/>
            </w:tcMar>
          </w:tcPr>
          <w:p w:rsidR="00407383" w:rsidRDefault="005010ED" w14:paraId="233099C9" w14:textId="77777777">
            <w:r>
              <w:rPr>
                <w:b/>
                <w:bCs/>
                <w:color w:val="FFFFFF"/>
                <w:sz w:val="17"/>
                <w:szCs w:val="17"/>
              </w:rPr>
              <w:t>What becomes possible</w:t>
            </w:r>
          </w:p>
        </w:tc>
      </w:tr>
      <w:tr w:rsidR="00407383" w14:paraId="47B07B0A" w14:textId="77777777">
        <w:tc>
          <w:tcPr>
            <w:tcW w:w="3120" w:type="dxa"/>
            <w:tcBorders>
              <w:top w:val="single" w:color="CCCCCC" w:sz="2" w:space="0"/>
              <w:left w:val="single" w:color="CCCCCC" w:sz="2" w:space="0"/>
              <w:bottom w:val="single" w:color="CCCCCC" w:sz="2" w:space="0"/>
              <w:right w:val="single" w:color="CCCCCC" w:sz="2" w:space="0"/>
            </w:tcBorders>
            <w:shd w:val="clear" w:color="auto" w:fill="E8F5E9"/>
            <w:tcMar>
              <w:top w:w="120" w:type="dxa"/>
              <w:left w:w="160" w:type="dxa"/>
              <w:bottom w:w="120" w:type="dxa"/>
              <w:right w:w="160" w:type="dxa"/>
            </w:tcMar>
          </w:tcPr>
          <w:p w:rsidR="00407383" w:rsidRDefault="005010ED" w14:paraId="01303FB2" w14:textId="77777777">
            <w:pPr>
              <w:spacing w:after="30"/>
              <w:ind w:left="160" w:hanging="120"/>
            </w:pPr>
            <w:r>
              <w:rPr>
                <w:color w:val="1B4F2A"/>
                <w:sz w:val="17"/>
                <w:szCs w:val="17"/>
              </w:rPr>
              <w:t>•  Multi-environment trial data across 90+ countries</w:t>
            </w:r>
          </w:p>
          <w:p w:rsidR="00407383" w:rsidRDefault="005010ED" w14:paraId="33084936" w14:textId="77777777">
            <w:pPr>
              <w:spacing w:before="40" w:after="30"/>
              <w:ind w:left="160" w:hanging="120"/>
            </w:pPr>
            <w:r>
              <w:rPr>
                <w:color w:val="1B4F2A"/>
                <w:sz w:val="17"/>
                <w:szCs w:val="17"/>
              </w:rPr>
              <w:t>•  Adoption surveys and outcome studies</w:t>
            </w:r>
          </w:p>
          <w:p w:rsidR="00407383" w:rsidRDefault="005010ED" w14:paraId="5FED6346" w14:textId="77777777">
            <w:pPr>
              <w:spacing w:before="40" w:after="30"/>
              <w:ind w:left="160" w:hanging="120"/>
            </w:pPr>
            <w:r>
              <w:rPr>
                <w:color w:val="1B4F2A"/>
                <w:sz w:val="17"/>
                <w:szCs w:val="17"/>
              </w:rPr>
              <w:t>•  Genomic and trait data from breeding pipelines</w:t>
            </w:r>
          </w:p>
          <w:p w:rsidR="00407383" w:rsidRDefault="005010ED" w14:paraId="310664C9" w14:textId="77777777">
            <w:pPr>
              <w:spacing w:before="40" w:after="30"/>
              <w:ind w:left="160" w:hanging="120"/>
            </w:pPr>
            <w:r>
              <w:rPr>
                <w:color w:val="1B4F2A"/>
                <w:sz w:val="17"/>
                <w:szCs w:val="17"/>
              </w:rPr>
              <w:t>•  Satellite imagery and remote sensing</w:t>
            </w:r>
          </w:p>
          <w:p w:rsidR="00407383" w:rsidRDefault="005010ED" w14:paraId="5D5547D6" w14:textId="77777777">
            <w:pPr>
              <w:spacing w:before="40" w:after="30"/>
              <w:ind w:left="160" w:hanging="120"/>
            </w:pPr>
            <w:r>
              <w:rPr>
                <w:color w:val="1B4F2A"/>
                <w:sz w:val="17"/>
                <w:szCs w:val="17"/>
              </w:rPr>
              <w:t>•  Socioeconomic and gender datasets</w:t>
            </w:r>
          </w:p>
          <w:p w:rsidR="00407383" w:rsidRDefault="005010ED" w14:paraId="2BB1CE43" w14:textId="77777777">
            <w:pPr>
              <w:spacing w:before="40" w:after="30"/>
              <w:ind w:left="160" w:hanging="120"/>
            </w:pPr>
            <w:r>
              <w:rPr>
                <w:color w:val="1B4F2A"/>
                <w:sz w:val="17"/>
                <w:szCs w:val="17"/>
              </w:rPr>
              <w:t>•  Partner and NARS performance records</w:t>
            </w:r>
          </w:p>
        </w:tc>
        <w:tc>
          <w:tcPr>
            <w:tcW w:w="3120" w:type="dxa"/>
            <w:tcBorders>
              <w:top w:val="single" w:color="CCCCCC" w:sz="2" w:space="0"/>
              <w:left w:val="single" w:color="CCCCCC" w:sz="2" w:space="0"/>
              <w:bottom w:val="single" w:color="CCCCCC" w:sz="2" w:space="0"/>
              <w:right w:val="single" w:color="CCCCCC" w:sz="2" w:space="0"/>
            </w:tcBorders>
            <w:shd w:val="clear" w:color="auto" w:fill="E0F2F1"/>
            <w:tcMar>
              <w:top w:w="120" w:type="dxa"/>
              <w:left w:w="160" w:type="dxa"/>
              <w:bottom w:w="120" w:type="dxa"/>
              <w:right w:w="160" w:type="dxa"/>
            </w:tcMar>
          </w:tcPr>
          <w:p w:rsidR="00407383" w:rsidRDefault="005010ED" w14:paraId="5F429AEF" w14:textId="77777777">
            <w:pPr>
              <w:spacing w:after="30"/>
              <w:ind w:left="160" w:hanging="120"/>
            </w:pPr>
            <w:r>
              <w:rPr>
                <w:color w:val="004D5B"/>
                <w:sz w:val="17"/>
                <w:szCs w:val="17"/>
              </w:rPr>
              <w:t>•  Breeding results → adoption evidence (seed-company data, existing adoption studies and modeling)</w:t>
            </w:r>
          </w:p>
          <w:p w:rsidR="00407383" w:rsidRDefault="005010ED" w14:paraId="193E9E50" w14:textId="77777777">
            <w:pPr>
              <w:spacing w:before="40" w:after="30"/>
              <w:ind w:left="160" w:hanging="120"/>
            </w:pPr>
            <w:r>
              <w:rPr>
                <w:color w:val="004D5B"/>
                <w:sz w:val="17"/>
                <w:szCs w:val="17"/>
              </w:rPr>
              <w:t>•  Agronomic performance → farmer-level outcomes</w:t>
            </w:r>
          </w:p>
          <w:p w:rsidR="00407383" w:rsidRDefault="005010ED" w14:paraId="124C3496" w14:textId="77777777">
            <w:pPr>
              <w:spacing w:before="40" w:after="30"/>
              <w:ind w:left="160" w:hanging="120"/>
            </w:pPr>
            <w:r>
              <w:rPr>
                <w:color w:val="004D5B"/>
                <w:sz w:val="17"/>
                <w:szCs w:val="17"/>
              </w:rPr>
              <w:t>•  Project delivery data → systemic change indicators</w:t>
            </w:r>
          </w:p>
          <w:p w:rsidR="00407383" w:rsidRDefault="005010ED" w14:paraId="108A29F3" w14:textId="77777777">
            <w:pPr>
              <w:spacing w:before="40" w:after="30"/>
              <w:ind w:left="160" w:hanging="120"/>
            </w:pPr>
            <w:r>
              <w:rPr>
                <w:color w:val="004D5B"/>
                <w:sz w:val="17"/>
                <w:szCs w:val="17"/>
              </w:rPr>
              <w:t>•  Historical datasets → longitudinal trend analysis</w:t>
            </w:r>
          </w:p>
          <w:p w:rsidR="00407383" w:rsidRDefault="005010ED" w14:paraId="1F77FF62" w14:textId="77777777">
            <w:pPr>
              <w:spacing w:before="40" w:after="30"/>
              <w:ind w:left="160" w:hanging="120"/>
            </w:pPr>
            <w:r>
              <w:rPr>
                <w:color w:val="004D5B"/>
                <w:sz w:val="17"/>
                <w:szCs w:val="17"/>
              </w:rPr>
              <w:t>•  Cross-country data → scalable contribution narratives</w:t>
            </w:r>
          </w:p>
        </w:tc>
        <w:tc>
          <w:tcPr>
            <w:tcW w:w="3120" w:type="dxa"/>
            <w:tcBorders>
              <w:top w:val="single" w:color="CCCCCC" w:sz="2" w:space="0"/>
              <w:left w:val="single" w:color="CCCCCC" w:sz="2" w:space="0"/>
              <w:bottom w:val="single" w:color="CCCCCC" w:sz="2" w:space="0"/>
              <w:right w:val="single" w:color="CCCCCC" w:sz="2" w:space="0"/>
            </w:tcBorders>
            <w:shd w:val="clear" w:color="auto" w:fill="EDE7F6"/>
            <w:tcMar>
              <w:top w:w="120" w:type="dxa"/>
              <w:left w:w="160" w:type="dxa"/>
              <w:bottom w:w="120" w:type="dxa"/>
              <w:right w:w="160" w:type="dxa"/>
            </w:tcMar>
          </w:tcPr>
          <w:p w:rsidR="00407383" w:rsidRDefault="005010ED" w14:paraId="598D1D9B" w14:textId="77777777">
            <w:pPr>
              <w:spacing w:after="30"/>
              <w:ind w:left="160" w:hanging="120"/>
            </w:pPr>
            <w:r>
              <w:rPr>
                <w:color w:val="4527A0"/>
                <w:sz w:val="17"/>
                <w:szCs w:val="17"/>
              </w:rPr>
              <w:t>•  Credible claims of CIMMYT's contribution to yield gains, food security and resilience</w:t>
            </w:r>
          </w:p>
          <w:p w:rsidR="00407383" w:rsidRDefault="005010ED" w14:paraId="15B59655" w14:textId="77777777">
            <w:pPr>
              <w:spacing w:before="40" w:after="30"/>
              <w:ind w:left="160" w:hanging="120"/>
            </w:pPr>
            <w:r>
              <w:rPr>
                <w:color w:val="4527A0"/>
                <w:sz w:val="17"/>
                <w:szCs w:val="17"/>
              </w:rPr>
              <w:t>•  Evidence that resonates with investors, governments and scientific peers</w:t>
            </w:r>
          </w:p>
          <w:p w:rsidR="00407383" w:rsidRDefault="005010ED" w14:paraId="7254F83E" w14:textId="77777777">
            <w:pPr>
              <w:spacing w:before="40" w:after="30"/>
              <w:ind w:left="160" w:hanging="120"/>
            </w:pPr>
            <w:r>
              <w:rPr>
                <w:color w:val="4527A0"/>
                <w:sz w:val="17"/>
                <w:szCs w:val="17"/>
              </w:rPr>
              <w:t>•  Learning that improves breeding decisions and delivery strategies</w:t>
            </w:r>
          </w:p>
          <w:p w:rsidR="00407383" w:rsidRDefault="005010ED" w14:paraId="40C459A9" w14:textId="77777777">
            <w:pPr>
              <w:spacing w:before="40" w:after="30"/>
              <w:ind w:left="160" w:hanging="120"/>
            </w:pPr>
            <w:r>
              <w:rPr>
                <w:color w:val="4527A0"/>
                <w:sz w:val="17"/>
                <w:szCs w:val="17"/>
              </w:rPr>
              <w:t>•  Accountability to farmers and communities as well as investors</w:t>
            </w:r>
          </w:p>
        </w:tc>
      </w:tr>
    </w:tbl>
    <w:p w:rsidR="00407383" w:rsidRDefault="00407383" w14:paraId="586D15E2" w14:textId="77777777">
      <w:pPr>
        <w:spacing w:after="200"/>
      </w:pPr>
    </w:p>
    <w:p w:rsidR="00407383" w:rsidRDefault="00407383" w14:paraId="6BED647A" w14:textId="77777777">
      <w:pPr>
        <w:pageBreakBefore/>
        <w:spacing w:line="20" w:lineRule="exact"/>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407383" w14:paraId="35040242" w14:textId="77777777">
        <w:tc>
          <w:tcPr>
            <w:tcW w:w="9360" w:type="dxa"/>
            <w:tcBorders>
              <w:top w:val="none" w:color="FFFFFF" w:sz="0" w:space="0"/>
              <w:left w:val="none" w:color="FFFFFF" w:sz="0" w:space="0"/>
              <w:bottom w:val="none" w:color="FFFFFF" w:sz="0" w:space="0"/>
              <w:right w:val="none" w:color="FFFFFF" w:sz="0" w:space="0"/>
            </w:tcBorders>
            <w:shd w:val="clear" w:color="auto" w:fill="1B4F2A"/>
            <w:tcMar>
              <w:top w:w="80" w:type="dxa"/>
              <w:left w:w="260" w:type="dxa"/>
              <w:bottom w:w="80" w:type="dxa"/>
              <w:right w:w="260" w:type="dxa"/>
            </w:tcMar>
          </w:tcPr>
          <w:p w:rsidR="00407383" w:rsidRDefault="005010ED" w14:paraId="0D34934F" w14:textId="77777777">
            <w:pPr>
              <w:keepNext/>
            </w:pPr>
            <w:r>
              <w:rPr>
                <w:b/>
                <w:bCs/>
                <w:color w:val="FFFFFF"/>
                <w:sz w:val="19"/>
                <w:szCs w:val="19"/>
              </w:rPr>
              <w:t>Section 2  ·  The MEAL Framework: From Data to Impact</w:t>
            </w:r>
          </w:p>
        </w:tc>
      </w:tr>
    </w:tbl>
    <w:p w:rsidR="00407383" w:rsidRDefault="005010ED" w14:paraId="75D77F88" w14:textId="77777777">
      <w:pPr>
        <w:pStyle w:val="Heading1"/>
        <w:pBdr>
          <w:bottom w:val="single" w:color="2E7D32" w:sz="6" w:space="0"/>
        </w:pBdr>
      </w:pPr>
      <w:r>
        <w:t>The MEAL Framework</w:t>
      </w:r>
    </w:p>
    <w:p w:rsidR="00407383" w:rsidRDefault="005010ED" w14:paraId="67447146" w14:textId="77777777">
      <w:pPr>
        <w:spacing w:after="200"/>
      </w:pPr>
      <w:r>
        <w:rPr>
          <w:i/>
          <w:iCs/>
          <w:color w:val="2E7D32"/>
          <w:sz w:val="24"/>
          <w:szCs w:val="24"/>
        </w:rPr>
        <w:t>From data to impact, across the results pyramid.</w:t>
      </w:r>
    </w:p>
    <w:p w:rsidR="00407383" w:rsidRDefault="005010ED" w14:paraId="47BA87C9" w14:textId="09C17F62">
      <w:pPr>
        <w:spacing w:after="140"/>
      </w:pPr>
      <w:r>
        <w:rPr>
          <w:color w:val="444444"/>
        </w:rPr>
        <w:t xml:space="preserve">The framework organizes evidence across four levels of the results chain (Processes, Outputs, Outcomes and Impact) and five operational functions (Capture, Quality Assurance, Integration, Analysis, and Use &amp; Visualization). The logic is cumulative, but responsibilities differ by level. Project teams generate and manage routine </w:t>
      </w:r>
      <w:r w:rsidRPr="65D5DF94">
        <w:rPr>
          <w:color w:val="444444"/>
        </w:rPr>
        <w:t>process</w:t>
      </w:r>
      <w:ins w:author="UR-RAHMAN, Md.Syed  (CIMMYT)" w:date="2026-10-01T17:15:00Z" w16du:dateUtc="2026-10-01T17:15:54Z" w:id="4">
        <w:r w:rsidRPr="65D5DF94" w:rsidR="2709AA6A">
          <w:rPr>
            <w:color w:val="444444"/>
          </w:rPr>
          <w:t>es</w:t>
        </w:r>
      </w:ins>
      <w:r>
        <w:rPr>
          <w:color w:val="444444"/>
        </w:rPr>
        <w:t xml:space="preserve"> and output evidence. The institutional MEAL function sets standards and integrates evidence from outcomes upward, and works with projects early enough that the required data are generated correctly from the start.</w:t>
      </w:r>
    </w:p>
    <w:p w:rsidR="00407383" w:rsidRDefault="005010ED" w14:paraId="59F7FF70" w14:textId="77777777">
      <w:pPr>
        <w:spacing w:after="140"/>
      </w:pPr>
      <w:r>
        <w:rPr>
          <w:color w:val="444444"/>
        </w:rPr>
        <w:t>CIMMYT generates and uses data at every step of the results chain to understand what works, for whom, in what context and at what scale. Different types of data serve different analytical purposes, and the framework does not ask all of them to carry the same evidential weight.</w:t>
      </w:r>
    </w:p>
    <w:p w:rsidR="00407383" w:rsidRDefault="00407383" w14:paraId="1A0F483A" w14:textId="77777777">
      <w:pPr>
        <w:spacing w:after="160"/>
      </w:pPr>
    </w:p>
    <w:p w:rsidR="00407383" w:rsidRDefault="005010ED" w14:paraId="5752990F" w14:textId="77777777">
      <w:pPr>
        <w:pStyle w:val="Heading2"/>
        <w:keepNext/>
      </w:pPr>
      <w:r>
        <w:rPr>
          <w:color w:val="37474F"/>
        </w:rPr>
        <w:t>2.1  Processes</w:t>
      </w:r>
    </w:p>
    <w:p w:rsidR="00407383" w:rsidRDefault="005010ED" w14:paraId="16C6B2F0" w14:textId="77777777">
      <w:pPr>
        <w:spacing w:after="140"/>
      </w:pPr>
      <w:r>
        <w:rPr>
          <w:color w:val="444444"/>
        </w:rPr>
        <w:t>Processes are the activities, partnerships, and management actions that enable delivery. They represent the day-to-day execution of projects: workplan implementation, resource mobilization, coordination, financial tracking, partner engagement and risk management.</w:t>
      </w:r>
    </w:p>
    <w:p w:rsidR="00407383" w:rsidRDefault="005010ED" w14:paraId="5FCB5689" w14:textId="77777777">
      <w:pPr>
        <w:spacing w:after="140"/>
      </w:pPr>
      <w:r>
        <w:rPr>
          <w:color w:val="444444"/>
        </w:rPr>
        <w:t>Data at this level come from activity tracking systems, workplans, financial records and partnership registries. The priority is completeness, accuracy and timeliness. Integration connects planning, finance and implementation data. Analysis focuses on process efficiency, implementation quality, bottlenecks and resource use. Products include activity dashboards, workplan trackers and resource-use monitoring.</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407383" w14:paraId="6BB1DF9D" w14:textId="77777777">
        <w:tc>
          <w:tcPr>
            <w:tcW w:w="9360" w:type="dxa"/>
            <w:tcBorders>
              <w:top w:val="none" w:color="FFFFFF" w:sz="0" w:space="0"/>
              <w:left w:val="single" w:color="37474F" w:sz="20" w:space="0"/>
              <w:bottom w:val="none" w:color="FFFFFF" w:sz="0" w:space="0"/>
              <w:right w:val="none" w:color="FFFFFF" w:sz="0" w:space="0"/>
            </w:tcBorders>
            <w:shd w:val="clear" w:color="auto" w:fill="F5F5F5"/>
            <w:tcMar>
              <w:top w:w="140" w:type="dxa"/>
              <w:left w:w="320" w:type="dxa"/>
              <w:bottom w:w="140" w:type="dxa"/>
              <w:right w:w="320" w:type="dxa"/>
            </w:tcMar>
          </w:tcPr>
          <w:p w:rsidR="00407383" w:rsidRDefault="005010ED" w14:paraId="16C3AC33" w14:textId="77777777">
            <w:r>
              <w:rPr>
                <w:i/>
                <w:iCs/>
              </w:rPr>
              <w:t>Process data has immediate management value: it allows teams to identify and address execution problems before they become outcome problems.</w:t>
            </w:r>
          </w:p>
        </w:tc>
      </w:tr>
    </w:tbl>
    <w:p w:rsidR="00407383" w:rsidRDefault="00407383" w14:paraId="21DC87FE" w14:textId="77777777">
      <w:pPr>
        <w:spacing w:after="160"/>
      </w:pPr>
    </w:p>
    <w:p w:rsidR="00407383" w:rsidRDefault="005010ED" w14:paraId="2459DBCA" w14:textId="77777777">
      <w:pPr>
        <w:pStyle w:val="Heading2"/>
        <w:keepNext/>
      </w:pPr>
      <w:r>
        <w:t>2.2  Outputs</w:t>
      </w:r>
    </w:p>
    <w:p w:rsidR="00407383" w:rsidRDefault="005010ED" w14:paraId="265196EC" w14:textId="77777777">
      <w:pPr>
        <w:spacing w:after="140"/>
      </w:pPr>
      <w:r>
        <w:rPr>
          <w:color w:val="444444"/>
        </w:rPr>
        <w:t>Outputs are the products, services, technologies and capacity delivered through CIMMYT projects and partnerships. They include varieties developed, digital tools deployed, training delivered, recommendations produced, datasets published, platforms established and partnerships formalized.</w:t>
      </w:r>
    </w:p>
    <w:p w:rsidR="00407383" w:rsidRDefault="005010ED" w14:paraId="23179A9A" w14:textId="77777777">
      <w:pPr>
        <w:spacing w:after="140"/>
      </w:pPr>
      <w:r>
        <w:rPr>
          <w:color w:val="444444"/>
        </w:rPr>
        <w:t>Data come from delivery records, uptake registries, trial results, training logs and distribution systems. Quality work verifies completeness, removes duplicates and standardizes formats. Integration connects delivery data with baselines, targets and geospatial information. Analysis examines reach, coverage, quality, efficiency and initial uptake. Products include output dashboards, delivery trackers and adoption maps.</w:t>
      </w:r>
    </w:p>
    <w:p w:rsidR="00407383" w:rsidRDefault="005010ED" w14:paraId="5B92C8A1" w14:textId="77777777">
      <w:pPr>
        <w:spacing w:after="140"/>
      </w:pPr>
      <w:r>
        <w:rPr>
          <w:color w:val="444444"/>
        </w:rPr>
        <w:t>Counting what was delivered is the starting point. The purpose is to show where, how, to whom, with what quality and at what scale, which is the foundation for outcome-level evidence.</w:t>
      </w:r>
    </w:p>
    <w:p w:rsidR="00407383" w:rsidRDefault="00407383" w14:paraId="2927BBA8" w14:textId="77777777">
      <w:pPr>
        <w:spacing w:after="160"/>
      </w:pPr>
    </w:p>
    <w:p w:rsidR="00407383" w:rsidRDefault="005010ED" w14:paraId="7456D679" w14:textId="77777777">
      <w:pPr>
        <w:pStyle w:val="Heading2"/>
        <w:keepNext/>
      </w:pPr>
      <w:r>
        <w:rPr>
          <w:color w:val="2E7D32"/>
        </w:rPr>
        <w:t>2.3  Outcomes</w:t>
      </w:r>
    </w:p>
    <w:p w:rsidR="00407383" w:rsidRDefault="005010ED" w14:paraId="426ED3DF" w14:textId="77777777">
      <w:pPr>
        <w:spacing w:after="140"/>
      </w:pPr>
      <w:r>
        <w:rPr>
          <w:color w:val="444444"/>
        </w:rPr>
        <w:t>Outcomes reflect changes in behaviors, systems, practice, capacity, policy or performance among beneficiaries and partners. They are the level at which CIMMYT's contribution to change becomes most visible and most important to establish credibly.</w:t>
      </w:r>
    </w:p>
    <w:p w:rsidR="00407383" w:rsidRDefault="005010ED" w14:paraId="30C2EBDA" w14:textId="77777777">
      <w:pPr>
        <w:spacing w:after="140"/>
      </w:pPr>
      <w:r>
        <w:rPr>
          <w:color w:val="444444"/>
        </w:rPr>
        <w:t>Examples include adoption of climate-smart technologies; changes in agronomic practices; improved institutional capacity; policy implementation; stronger service delivery systems; and shifts in investment decisions.</w:t>
      </w:r>
    </w:p>
    <w:p w:rsidR="00407383" w:rsidRDefault="005010ED" w14:paraId="40DEDBDE" w14:textId="77777777">
      <w:pPr>
        <w:spacing w:after="140"/>
      </w:pPr>
      <w:r>
        <w:rPr>
          <w:color w:val="444444"/>
        </w:rPr>
        <w:t>Data come from adoption surveys, outcome studies, administrative records, partner performance data and digital monitoring. Quality work addresses consistency, missing values, outliers and comparability across projects. Integration combines information across projects, regions and time periods. Analysis focuses on contribution, outcome mapping, trends, heterogeneity by gender, age and territory, and factors associated with change. Products include outcome dashboards, beneficiary profiles, thematic maps and stories of change grounded in data.</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407383" w14:paraId="2EEC26DC" w14:textId="77777777">
        <w:tc>
          <w:tcPr>
            <w:tcW w:w="9360" w:type="dxa"/>
            <w:tcBorders>
              <w:top w:val="none" w:color="FFFFFF" w:sz="0" w:space="0"/>
              <w:left w:val="single" w:color="1B4F2A" w:sz="20" w:space="0"/>
              <w:bottom w:val="none" w:color="FFFFFF" w:sz="0" w:space="0"/>
              <w:right w:val="none" w:color="FFFFFF" w:sz="0" w:space="0"/>
            </w:tcBorders>
            <w:shd w:val="clear" w:color="auto" w:fill="E8F5E9"/>
            <w:tcMar>
              <w:top w:w="140" w:type="dxa"/>
              <w:left w:w="320" w:type="dxa"/>
              <w:bottom w:w="140" w:type="dxa"/>
              <w:right w:w="320" w:type="dxa"/>
            </w:tcMar>
          </w:tcPr>
          <w:p w:rsidR="00407383" w:rsidRDefault="005010ED" w14:paraId="40A5AD0A" w14:textId="77777777">
            <w:r>
              <w:rPr>
                <w:i/>
                <w:iCs/>
              </w:rPr>
              <w:t>Outcomes answer the essential institutional question: are people, organizations and systems changing as a result of CIMMYT's interventions?</w:t>
            </w:r>
          </w:p>
        </w:tc>
      </w:tr>
    </w:tbl>
    <w:p w:rsidR="00407383" w:rsidRDefault="00407383" w14:paraId="349B91AD" w14:textId="77777777">
      <w:pPr>
        <w:spacing w:after="160"/>
      </w:pPr>
    </w:p>
    <w:p w:rsidR="00407383" w:rsidRDefault="005010ED" w14:paraId="4F3065D3" w14:textId="77777777">
      <w:pPr>
        <w:pStyle w:val="Heading2"/>
        <w:keepNext/>
      </w:pPr>
      <w:r>
        <w:rPr>
          <w:color w:val="1B4F2A"/>
        </w:rPr>
        <w:t>2.4  Impact</w:t>
      </w:r>
    </w:p>
    <w:p w:rsidR="00407383" w:rsidRDefault="005010ED" w14:paraId="0EBF308A" w14:textId="77777777">
      <w:pPr>
        <w:spacing w:after="140"/>
      </w:pPr>
      <w:r>
        <w:rPr>
          <w:color w:val="444444"/>
        </w:rPr>
        <w:t>Impact is positive, lasting change in agrifood systems: productivity, incomes, food security, resilience, resource-use efficiency, emissions, biodiversity, inclusion and institutional transformation.</w:t>
      </w:r>
    </w:p>
    <w:p w:rsidR="00407383" w:rsidRDefault="005010ED" w14:paraId="57B5CC4A" w14:textId="77777777">
      <w:pPr>
        <w:spacing w:after="140"/>
      </w:pPr>
      <w:r>
        <w:rPr>
          <w:color w:val="444444"/>
        </w:rPr>
        <w:t>Data come from surveys, impact evaluations, longitudinal panels, remote sensing, external databases and models. Integration links impact data with outcomes, interventions, contextual data, climate information and market dynamics. Analysis can include counterfactual impact evaluations, attribution and contribution analysis, geospatial impact assessment, modeling and scenario analysis. Products include impact dashboards, geospatial maps, stories of change, contribution analyses and evaluation findings.</w:t>
      </w:r>
    </w:p>
    <w:p w:rsidR="00407383" w:rsidRDefault="005010ED" w14:paraId="746B0886" w14:textId="77777777">
      <w:pPr>
        <w:spacing w:after="140"/>
      </w:pPr>
      <w:r>
        <w:rPr>
          <w:color w:val="444444"/>
        </w:rPr>
        <w:t>CIMMYT does not claim to be the sole cause of observed changes. The aim is credible evidence of contribution: the role that CIMMYT’s technologies, partnerships, capacity and services played, alongside other factors, in producing lasting change.</w:t>
      </w:r>
    </w:p>
    <w:p w:rsidR="00407383" w:rsidRDefault="00407383" w14:paraId="4932EE1F" w14:textId="77777777">
      <w:pPr>
        <w:spacing w:after="160"/>
      </w:pPr>
    </w:p>
    <w:p w:rsidR="008B78BF" w:rsidRDefault="008B78BF" w14:paraId="0F260E17" w14:textId="407C3083">
      <w:pPr>
        <w:spacing w:after="160"/>
      </w:pPr>
      <w:r w:rsidRPr="008B78BF">
        <w:drawing>
          <wp:inline distT="0" distB="0" distL="0" distR="0" wp14:anchorId="775DD7A5" wp14:editId="2AA570B7">
            <wp:extent cx="6172200" cy="2946400"/>
            <wp:effectExtent l="0" t="0" r="0" b="6350"/>
            <wp:docPr id="7" name="Picture 6">
              <a:extLst xmlns:a="http://schemas.openxmlformats.org/drawingml/2006/main">
                <a:ext uri="{FF2B5EF4-FFF2-40B4-BE49-F238E27FC236}">
                  <a16:creationId xmlns:a16="http://schemas.microsoft.com/office/drawing/2014/main" id="{628B21F8-5F8F-A45F-C3EB-4E430373A1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28B21F8-5F8F-A45F-C3EB-4E430373A1E0}"/>
                        </a:ext>
                      </a:extLst>
                    </pic:cNvPr>
                    <pic:cNvPicPr>
                      <a:picLocks noChangeAspect="1"/>
                    </pic:cNvPicPr>
                  </pic:nvPicPr>
                  <pic:blipFill>
                    <a:blip r:embed="rId7" cstate="print">
                      <a:extLst>
                        <a:ext uri="{28A0092B-C50C-407E-A947-70E740481C1C}">
                          <a14:useLocalDpi xmlns:a14="http://schemas.microsoft.com/office/drawing/2010/main" val="0"/>
                        </a:ext>
                      </a:extLst>
                    </a:blip>
                    <a:srcRect t="11222" b="17162"/>
                    <a:stretch>
                      <a:fillRect/>
                    </a:stretch>
                  </pic:blipFill>
                  <pic:spPr>
                    <a:xfrm>
                      <a:off x="0" y="0"/>
                      <a:ext cx="6172200" cy="2946400"/>
                    </a:xfrm>
                    <a:prstGeom prst="rect">
                      <a:avLst/>
                    </a:prstGeom>
                  </pic:spPr>
                </pic:pic>
              </a:graphicData>
            </a:graphic>
          </wp:inline>
        </w:drawing>
      </w:r>
    </w:p>
    <w:p w:rsidR="00407383" w:rsidRDefault="005010ED" w14:paraId="41E5F567" w14:textId="77777777">
      <w:pPr>
        <w:pStyle w:val="Heading2"/>
        <w:keepNext/>
      </w:pPr>
      <w:r>
        <w:t>2.5  The Five Evidence Functions</w:t>
      </w:r>
    </w:p>
    <w:p w:rsidR="00407383" w:rsidRDefault="005010ED" w14:paraId="2E04379A" w14:textId="77777777">
      <w:pPr>
        <w:spacing w:after="140"/>
      </w:pPr>
      <w:commentRangeStart w:id="5"/>
      <w:commentRangeStart w:id="6"/>
      <w:r>
        <w:rPr>
          <w:color w:val="444444"/>
        </w:rPr>
        <w:t xml:space="preserve">Five functions </w:t>
      </w:r>
      <w:commentRangeEnd w:id="5"/>
      <w:r>
        <w:rPr>
          <w:rStyle w:val="CommentReference"/>
          <w:color w:val="444444"/>
          <w:sz w:val="20"/>
          <w:szCs w:val="20"/>
        </w:rPr>
        <w:commentReference w:id="5"/>
      </w:r>
      <w:commentRangeEnd w:id="6"/>
      <w:r>
        <w:rPr>
          <w:rStyle w:val="CommentReference"/>
        </w:rPr>
        <w:commentReference w:id="6"/>
      </w:r>
      <w:r>
        <w:rPr>
          <w:color w:val="444444"/>
        </w:rPr>
        <w:t>run across the results pyramid. They provide a practical sequence for designing and operating MEAL in every project and for integrating evidence institution-wide:</w:t>
      </w:r>
    </w:p>
    <w:p w:rsidR="00407383" w:rsidRDefault="00407383" w14:paraId="72D5D7D9" w14:textId="77777777">
      <w:pPr>
        <w:spacing w:after="80"/>
      </w:pPr>
    </w:p>
    <w:tbl>
      <w:tblPr>
        <w:tblStyle w:val="TableGrid"/>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7960"/>
      </w:tblGrid>
      <w:tr w:rsidR="00407383" w:rsidTr="58FF6424" w14:paraId="128401B4" w14:textId="77777777">
        <w:tc>
          <w:tcPr>
            <w:tcW w:w="1400" w:type="dxa"/>
            <w:tcBorders>
              <w:top w:val="single" w:color="2E7D32" w:sz="4" w:space="0"/>
              <w:left w:val="single" w:color="2E7D32" w:sz="4" w:space="0"/>
              <w:bottom w:val="single" w:color="2E7D32" w:sz="4" w:space="0"/>
              <w:right w:val="single" w:color="2E7D32" w:sz="4" w:space="0"/>
            </w:tcBorders>
            <w:shd w:val="clear" w:color="auto" w:fill="F3F6F7"/>
            <w:tcMar>
              <w:top w:w="70" w:type="dxa"/>
              <w:left w:w="90" w:type="dxa"/>
              <w:bottom w:w="70" w:type="dxa"/>
              <w:right w:w="90" w:type="dxa"/>
            </w:tcMar>
            <w:vAlign w:val="center"/>
          </w:tcPr>
          <w:p w:rsidR="00036239" w:rsidRDefault="00111048" w14:paraId="10C695EC" w14:textId="77777777">
            <w:pPr>
              <w:spacing w:after="20"/>
            </w:pPr>
            <w:r>
              <w:rPr>
                <w:rFonts w:ascii="Aptos" w:hAnsi="Aptos"/>
                <w:b/>
                <w:color w:val="243746"/>
                <w:sz w:val="16"/>
              </w:rPr>
              <w:t>Capture</w:t>
            </w:r>
          </w:p>
        </w:tc>
        <w:tc>
          <w:tcPr>
            <w:tcW w:w="796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70" w:type="dxa"/>
              <w:left w:w="90" w:type="dxa"/>
              <w:bottom w:w="70" w:type="dxa"/>
              <w:right w:w="90" w:type="dxa"/>
            </w:tcMar>
            <w:vAlign w:val="center"/>
          </w:tcPr>
          <w:p w:rsidR="00036239" w:rsidRDefault="00111048" w14:paraId="2D723C67" w14:textId="77777777">
            <w:pPr>
              <w:spacing w:after="20"/>
            </w:pPr>
            <w:r>
              <w:rPr>
                <w:rFonts w:ascii="Aptos" w:hAnsi="Aptos"/>
                <w:b/>
                <w:color w:val="243746"/>
                <w:sz w:val="16"/>
              </w:rPr>
              <w:t>Identify the question first, then capture the observation-level and contextual data needed to answer it. Use direct field measurement, digital records, partner systems, remote sensing or secondary sources according to the indicator method.</w:t>
            </w:r>
          </w:p>
        </w:tc>
      </w:tr>
      <w:tr w:rsidR="00407383" w:rsidTr="58FF6424" w14:paraId="23F570F8" w14:textId="77777777">
        <w:tc>
          <w:tcPr>
            <w:tcW w:w="1400" w:type="dxa"/>
            <w:tcBorders>
              <w:top w:val="single" w:color="2E7D32" w:sz="4" w:space="0"/>
              <w:left w:val="single" w:color="2E7D32" w:sz="4" w:space="0"/>
              <w:bottom w:val="single" w:color="2E7D32" w:sz="4" w:space="0"/>
              <w:right w:val="single" w:color="2E7D32" w:sz="4" w:space="0"/>
            </w:tcBorders>
            <w:shd w:val="clear" w:color="auto" w:fill="1B4F2A"/>
            <w:tcMar>
              <w:top w:w="70" w:type="dxa"/>
              <w:left w:w="90" w:type="dxa"/>
              <w:bottom w:w="70" w:type="dxa"/>
              <w:right w:w="90" w:type="dxa"/>
            </w:tcMar>
            <w:vAlign w:val="center"/>
          </w:tcPr>
          <w:p w:rsidR="00036239" w:rsidRDefault="00111048" w14:paraId="6D421866" w14:textId="77777777">
            <w:pPr>
              <w:spacing w:after="20"/>
              <w:rPr>
                <w:rFonts w:ascii="Aptos" w:hAnsi="Aptos"/>
                <w:b/>
                <w:color w:val="FFFFFF" w:themeColor="background1"/>
                <w:sz w:val="16"/>
                <w:szCs w:val="16"/>
                <w:rPrChange w:author="UR-RAHMAN, Md.Syed  (CIMMYT)" w:date="2026-10-01T12:32:00Z" w16du:dateUtc="2026-10-01T18:32:00Z" w:id="7">
                  <w:rPr/>
                </w:rPrChange>
              </w:rPr>
            </w:pPr>
            <w:r w:rsidRPr="65D5DF94">
              <w:rPr>
                <w:rFonts w:ascii="Aptos" w:hAnsi="Aptos"/>
                <w:b/>
                <w:color w:val="FFFFFF" w:themeColor="background1"/>
                <w:sz w:val="16"/>
                <w:szCs w:val="16"/>
                <w:rPrChange w:author="UR-RAHMAN, Md.Syed  (CIMMYT)" w:date="2026-10-01T12:32:00Z" w16du:dateUtc="2026-10-01T18:32:00Z" w:id="8">
                  <w:rPr>
                    <w:rFonts w:ascii="Aptos" w:hAnsi="Aptos"/>
                    <w:b/>
                    <w:color w:val="243746"/>
                    <w:sz w:val="16"/>
                  </w:rPr>
                </w:rPrChange>
              </w:rPr>
              <w:t>Quality Assurance</w:t>
            </w:r>
          </w:p>
        </w:tc>
        <w:tc>
          <w:tcPr>
            <w:tcW w:w="7960" w:type="dxa"/>
            <w:tcBorders>
              <w:top w:val="single" w:color="CCCCCC" w:sz="2" w:space="0"/>
              <w:left w:val="single" w:color="CCCCCC" w:sz="2" w:space="0"/>
              <w:bottom w:val="single" w:color="CCCCCC" w:sz="2" w:space="0"/>
              <w:right w:val="single" w:color="CCCCCC" w:sz="2" w:space="0"/>
            </w:tcBorders>
            <w:shd w:val="clear" w:color="auto" w:fill="E8F5E9"/>
            <w:tcMar>
              <w:top w:w="70" w:type="dxa"/>
              <w:left w:w="90" w:type="dxa"/>
              <w:bottom w:w="70" w:type="dxa"/>
              <w:right w:w="90" w:type="dxa"/>
            </w:tcMar>
            <w:vAlign w:val="center"/>
          </w:tcPr>
          <w:p w:rsidR="00036239" w:rsidRDefault="00111048" w14:paraId="1BAF023C" w14:textId="77777777">
            <w:pPr>
              <w:spacing w:after="20"/>
            </w:pPr>
            <w:r>
              <w:rPr>
                <w:rFonts w:ascii="Aptos" w:hAnsi="Aptos"/>
                <w:color w:val="243746"/>
                <w:sz w:val="16"/>
              </w:rPr>
              <w:t>Validate, standardize, de-duplicate and document provenance and quality. Controls cover completeness, accuracy, consistency, timeliness, uniqueness and representativeness.</w:t>
            </w:r>
          </w:p>
        </w:tc>
      </w:tr>
      <w:tr w:rsidR="00407383" w:rsidTr="58FF6424" w14:paraId="7320D360" w14:textId="77777777">
        <w:tc>
          <w:tcPr>
            <w:tcW w:w="1400" w:type="dxa"/>
            <w:tcBorders>
              <w:top w:val="single" w:color="2E7D32" w:sz="4" w:space="0"/>
              <w:left w:val="single" w:color="2E7D32" w:sz="4" w:space="0"/>
              <w:bottom w:val="single" w:color="2E7D32" w:sz="4" w:space="0"/>
              <w:right w:val="single" w:color="2E7D32" w:sz="4" w:space="0"/>
            </w:tcBorders>
            <w:shd w:val="clear" w:color="auto" w:fill="F3F6F7"/>
            <w:tcMar>
              <w:top w:w="70" w:type="dxa"/>
              <w:left w:w="90" w:type="dxa"/>
              <w:bottom w:w="70" w:type="dxa"/>
              <w:right w:w="90" w:type="dxa"/>
            </w:tcMar>
            <w:vAlign w:val="center"/>
          </w:tcPr>
          <w:p w:rsidR="00407383" w:rsidRDefault="005010ED" w14:paraId="19FBA447" w14:textId="77777777">
            <w:pPr>
              <w:spacing w:after="20"/>
              <w:jc w:val="center"/>
            </w:pPr>
            <w:r>
              <w:rPr>
                <w:rFonts w:ascii="Aptos" w:hAnsi="Aptos"/>
                <w:b/>
                <w:bCs/>
                <w:color w:val="243746"/>
                <w:sz w:val="16"/>
                <w:szCs w:val="18"/>
              </w:rPr>
              <w:t>Integration</w:t>
            </w:r>
          </w:p>
        </w:tc>
        <w:tc>
          <w:tcPr>
            <w:tcW w:w="796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70" w:type="dxa"/>
              <w:left w:w="90" w:type="dxa"/>
              <w:bottom w:w="70" w:type="dxa"/>
              <w:right w:w="90" w:type="dxa"/>
            </w:tcMar>
            <w:vAlign w:val="center"/>
          </w:tcPr>
          <w:p w:rsidR="00036239" w:rsidRDefault="00111048" w14:paraId="65D9E486" w14:textId="77777777">
            <w:pPr>
              <w:spacing w:after="20"/>
            </w:pPr>
            <w:r>
              <w:rPr>
                <w:rFonts w:ascii="Aptos" w:hAnsi="Aptos"/>
                <w:color w:val="243746"/>
                <w:sz w:val="16"/>
              </w:rPr>
              <w:t>Link records across sources, projects, partners, locations and time using common identifiers, controlled vocabularies and interoperable structures. Recompute institutional indicators from the underlying eligible records rather than summing project reports.</w:t>
            </w:r>
          </w:p>
        </w:tc>
      </w:tr>
      <w:tr w:rsidR="00407383" w:rsidTr="58FF6424" w14:paraId="237D4DB1" w14:textId="77777777">
        <w:tc>
          <w:tcPr>
            <w:tcW w:w="1400" w:type="dxa"/>
            <w:tcBorders>
              <w:top w:val="single" w:color="2E7D32" w:sz="4" w:space="0"/>
              <w:left w:val="single" w:color="2E7D32" w:sz="4" w:space="0"/>
              <w:bottom w:val="single" w:color="2E7D32" w:sz="4" w:space="0"/>
              <w:right w:val="single" w:color="2E7D32" w:sz="4" w:space="0"/>
            </w:tcBorders>
            <w:shd w:val="clear" w:color="auto" w:fill="1B4F2A"/>
            <w:tcMar>
              <w:top w:w="70" w:type="dxa"/>
              <w:left w:w="90" w:type="dxa"/>
              <w:bottom w:w="70" w:type="dxa"/>
              <w:right w:w="90" w:type="dxa"/>
            </w:tcMar>
            <w:vAlign w:val="center"/>
          </w:tcPr>
          <w:p w:rsidR="00407383" w:rsidRDefault="005010ED" w14:paraId="4D59FCE4" w14:textId="77777777">
            <w:pPr>
              <w:spacing w:after="20"/>
              <w:jc w:val="center"/>
              <w:rPr>
                <w:rFonts w:ascii="Aptos" w:hAnsi="Aptos"/>
                <w:b/>
                <w:color w:val="FFFFFF" w:themeColor="background1"/>
                <w:sz w:val="16"/>
                <w:szCs w:val="16"/>
                <w:rPrChange w:author="UR-RAHMAN, Md.Syed  (CIMMYT)" w:date="2026-10-01T12:32:00Z" w16du:dateUtc="2026-10-01T18:32:00Z" w:id="9">
                  <w:rPr/>
                </w:rPrChange>
              </w:rPr>
            </w:pPr>
            <w:r w:rsidRPr="65D5DF94">
              <w:rPr>
                <w:rFonts w:ascii="Aptos" w:hAnsi="Aptos"/>
                <w:b/>
                <w:color w:val="FFFFFF" w:themeColor="background1"/>
                <w:sz w:val="16"/>
                <w:szCs w:val="16"/>
                <w:rPrChange w:author="UR-RAHMAN, Md.Syed  (CIMMYT)" w:date="2026-10-01T12:32:00Z" w16du:dateUtc="2026-10-01T18:32:00Z" w:id="10">
                  <w:rPr>
                    <w:rFonts w:ascii="Aptos" w:hAnsi="Aptos"/>
                    <w:b/>
                    <w:bCs/>
                    <w:color w:val="243746"/>
                    <w:sz w:val="16"/>
                    <w:szCs w:val="18"/>
                  </w:rPr>
                </w:rPrChange>
              </w:rPr>
              <w:t>Analysis</w:t>
            </w:r>
          </w:p>
        </w:tc>
        <w:tc>
          <w:tcPr>
            <w:tcW w:w="7960" w:type="dxa"/>
            <w:tcBorders>
              <w:top w:val="single" w:color="CCCCCC" w:sz="2" w:space="0"/>
              <w:left w:val="single" w:color="CCCCCC" w:sz="2" w:space="0"/>
              <w:bottom w:val="single" w:color="CCCCCC" w:sz="2" w:space="0"/>
              <w:right w:val="single" w:color="CCCCCC" w:sz="2" w:space="0"/>
            </w:tcBorders>
            <w:shd w:val="clear" w:color="auto" w:fill="E8F5E9"/>
            <w:tcMar>
              <w:top w:w="70" w:type="dxa"/>
              <w:left w:w="90" w:type="dxa"/>
              <w:bottom w:w="70" w:type="dxa"/>
              <w:right w:w="90" w:type="dxa"/>
            </w:tcMar>
            <w:vAlign w:val="center"/>
          </w:tcPr>
          <w:p w:rsidR="00036239" w:rsidRDefault="00111048" w14:paraId="104789C7" w14:textId="77777777">
            <w:pPr>
              <w:spacing w:after="20"/>
            </w:pPr>
            <w:r>
              <w:rPr>
                <w:rFonts w:ascii="Aptos" w:hAnsi="Aptos"/>
                <w:color w:val="243746"/>
                <w:sz w:val="16"/>
              </w:rPr>
              <w:t>Apply methods that match the question and claim: descriptive, performance, contribution, counterfactual, geospatial, modeling or scenario analysis. Explicitly document uncertainty and limits.</w:t>
            </w:r>
          </w:p>
        </w:tc>
      </w:tr>
      <w:tr w:rsidR="00407383" w:rsidTr="58FF6424" w14:paraId="4708D15B" w14:textId="77777777">
        <w:tc>
          <w:tcPr>
            <w:tcW w:w="1400" w:type="dxa"/>
            <w:tcBorders>
              <w:top w:val="single" w:color="2E7D32" w:sz="4" w:space="0"/>
              <w:left w:val="single" w:color="2E7D32" w:sz="4" w:space="0"/>
              <w:bottom w:val="single" w:color="2E7D32" w:sz="4" w:space="0"/>
              <w:right w:val="single" w:color="2E7D32" w:sz="4" w:space="0"/>
            </w:tcBorders>
            <w:shd w:val="clear" w:color="auto" w:fill="F3F6F7"/>
            <w:tcMar>
              <w:top w:w="70" w:type="dxa"/>
              <w:left w:w="90" w:type="dxa"/>
              <w:bottom w:w="70" w:type="dxa"/>
              <w:right w:w="90" w:type="dxa"/>
            </w:tcMar>
            <w:vAlign w:val="center"/>
          </w:tcPr>
          <w:p w:rsidR="00036239" w:rsidRDefault="00111048" w14:paraId="191A5432" w14:textId="77777777">
            <w:pPr>
              <w:spacing w:after="20"/>
            </w:pPr>
            <w:r>
              <w:rPr>
                <w:rFonts w:ascii="Aptos" w:hAnsi="Aptos"/>
                <w:b/>
                <w:color w:val="243746"/>
                <w:sz w:val="16"/>
              </w:rPr>
              <w:t>Use &amp; Visualization</w:t>
            </w:r>
          </w:p>
        </w:tc>
        <w:tc>
          <w:tcPr>
            <w:tcW w:w="796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70" w:type="dxa"/>
              <w:left w:w="90" w:type="dxa"/>
              <w:bottom w:w="70" w:type="dxa"/>
              <w:right w:w="90" w:type="dxa"/>
            </w:tcMar>
            <w:vAlign w:val="center"/>
          </w:tcPr>
          <w:p w:rsidR="00036239" w:rsidRDefault="00111048" w14:paraId="221CD44A" w14:textId="77777777">
            <w:pPr>
              <w:spacing w:after="20"/>
            </w:pPr>
            <w:r>
              <w:rPr>
                <w:rFonts w:ascii="Aptos" w:hAnsi="Aptos"/>
                <w:color w:val="243746"/>
                <w:sz w:val="16"/>
              </w:rPr>
              <w:t>Turn evidence into dashboards, maps, briefs, learning reviews and decision products for specific users. The purpose is action: adaptation, accountability, strategy and impact demonstration.</w:t>
            </w:r>
          </w:p>
        </w:tc>
      </w:tr>
    </w:tbl>
    <w:p w:rsidR="00407383" w:rsidRDefault="00407383" w14:paraId="38546BEC" w14:textId="77777777">
      <w:pPr>
        <w:spacing w:after="80"/>
      </w:pPr>
    </w:p>
    <w:p w:rsidR="00407383" w:rsidRDefault="005010ED" w14:paraId="19BD0ABD" w14:textId="77777777">
      <w:pPr>
        <w:spacing w:after="140"/>
      </w:pPr>
      <w:r>
        <w:rPr>
          <w:color w:val="444444"/>
        </w:rPr>
        <w:t>Data systems serve MEAL. With the Data Group, CIMMYT will make sure evidence moves from collection to quality assurance, integration, analysis and use without repeated manual reporting. The MEAL data system (Section 4) keeps the underlying records and their provenance, so institutional results can be recalculated, audited and reused as methods improve.</w:t>
      </w:r>
    </w:p>
    <w:p w:rsidR="00036239" w:rsidRDefault="00111048" w14:paraId="0451AB83" w14:textId="77777777">
      <w:pPr>
        <w:pStyle w:val="Heading2"/>
        <w:keepNext/>
      </w:pPr>
      <w:r>
        <w:t>2.6  The Evidence Stack</w:t>
      </w:r>
    </w:p>
    <w:p w:rsidR="00036239" w:rsidRDefault="00111048" w14:paraId="4C2D7291" w14:textId="77777777">
      <w:pPr>
        <w:spacing w:after="80" w:line="252" w:lineRule="auto"/>
      </w:pPr>
      <w:r>
        <w:rPr>
          <w:rFonts w:ascii="Aptos" w:hAnsi="Aptos"/>
          <w:color w:val="243746"/>
          <w:sz w:val="18"/>
        </w:rPr>
        <w:t>The MEAL data system does not treat a project report as the primary unit of evidence. It works as close as possible to what is being measured and combines complementary sources, so that each result can be checked from more than one angle. Not every indicator needs every source; the KPI reference sheet sets what is valid.</w:t>
      </w:r>
    </w:p>
    <w:tbl>
      <w:tblPr>
        <w:tblStyle w:val="TableGrid"/>
        <w:tblW w:w="0" w:type="auto"/>
        <w:jc w:val="center"/>
        <w:tblLayout w:type="fixed"/>
        <w:tblLook w:val="04A0" w:firstRow="1" w:lastRow="0" w:firstColumn="1" w:lastColumn="0" w:noHBand="0" w:noVBand="1"/>
      </w:tblPr>
      <w:tblGrid>
        <w:gridCol w:w="1800"/>
        <w:gridCol w:w="2232"/>
        <w:gridCol w:w="3240"/>
        <w:gridCol w:w="2880"/>
      </w:tblGrid>
      <w:tr w:rsidR="00036239" w14:paraId="513DAA9D" w14:textId="77777777">
        <w:trPr>
          <w:tblHeader/>
          <w:jc w:val="center"/>
        </w:trPr>
        <w:tc>
          <w:tcPr>
            <w:tcW w:w="1800" w:type="dxa"/>
            <w:shd w:val="clear" w:color="auto" w:fill="1B7F7A"/>
            <w:tcMar>
              <w:top w:w="70" w:type="dxa"/>
              <w:left w:w="90" w:type="dxa"/>
              <w:bottom w:w="70" w:type="dxa"/>
              <w:right w:w="90" w:type="dxa"/>
            </w:tcMar>
            <w:vAlign w:val="center"/>
          </w:tcPr>
          <w:p w:rsidR="00036239" w:rsidRDefault="00111048" w14:paraId="06910470" w14:textId="77777777">
            <w:pPr>
              <w:spacing w:after="20"/>
            </w:pPr>
            <w:r>
              <w:rPr>
                <w:rFonts w:ascii="Aptos" w:hAnsi="Aptos"/>
                <w:b/>
                <w:color w:val="FFFFFF"/>
                <w:sz w:val="14"/>
              </w:rPr>
              <w:t>Evidence layer</w:t>
            </w:r>
          </w:p>
        </w:tc>
        <w:tc>
          <w:tcPr>
            <w:tcW w:w="2232" w:type="dxa"/>
            <w:shd w:val="clear" w:color="auto" w:fill="1B7F7A"/>
            <w:tcMar>
              <w:top w:w="70" w:type="dxa"/>
              <w:left w:w="90" w:type="dxa"/>
              <w:bottom w:w="70" w:type="dxa"/>
              <w:right w:w="90" w:type="dxa"/>
            </w:tcMar>
            <w:vAlign w:val="center"/>
          </w:tcPr>
          <w:p w:rsidR="00036239" w:rsidRDefault="00111048" w14:paraId="0463F56A" w14:textId="77777777">
            <w:pPr>
              <w:spacing w:after="20"/>
            </w:pPr>
            <w:r>
              <w:rPr>
                <w:rFonts w:ascii="Aptos" w:hAnsi="Aptos"/>
                <w:b/>
                <w:color w:val="FFFFFF"/>
                <w:sz w:val="14"/>
              </w:rPr>
              <w:t>Typical sources</w:t>
            </w:r>
          </w:p>
        </w:tc>
        <w:tc>
          <w:tcPr>
            <w:tcW w:w="3240" w:type="dxa"/>
            <w:shd w:val="clear" w:color="auto" w:fill="1B7F7A"/>
            <w:tcMar>
              <w:top w:w="70" w:type="dxa"/>
              <w:left w:w="90" w:type="dxa"/>
              <w:bottom w:w="70" w:type="dxa"/>
              <w:right w:w="90" w:type="dxa"/>
            </w:tcMar>
            <w:vAlign w:val="center"/>
          </w:tcPr>
          <w:p w:rsidR="00036239" w:rsidRDefault="00111048" w14:paraId="09CA83E1" w14:textId="77777777">
            <w:pPr>
              <w:spacing w:after="20"/>
            </w:pPr>
            <w:r>
              <w:rPr>
                <w:rFonts w:ascii="Aptos" w:hAnsi="Aptos"/>
                <w:b/>
                <w:color w:val="FFFFFF"/>
                <w:sz w:val="14"/>
              </w:rPr>
              <w:t>What it adds</w:t>
            </w:r>
          </w:p>
        </w:tc>
        <w:tc>
          <w:tcPr>
            <w:tcW w:w="2880" w:type="dxa"/>
            <w:shd w:val="clear" w:color="auto" w:fill="1B7F7A"/>
            <w:tcMar>
              <w:top w:w="70" w:type="dxa"/>
              <w:left w:w="90" w:type="dxa"/>
              <w:bottom w:w="70" w:type="dxa"/>
              <w:right w:w="90" w:type="dxa"/>
            </w:tcMar>
            <w:vAlign w:val="center"/>
          </w:tcPr>
          <w:p w:rsidR="00036239" w:rsidRDefault="00111048" w14:paraId="39321433" w14:textId="77777777">
            <w:pPr>
              <w:spacing w:after="20"/>
            </w:pPr>
            <w:r>
              <w:rPr>
                <w:rFonts w:ascii="Aptos" w:hAnsi="Aptos"/>
                <w:b/>
                <w:color w:val="FFFFFF"/>
                <w:sz w:val="14"/>
              </w:rPr>
              <w:t>Example use</w:t>
            </w:r>
          </w:p>
        </w:tc>
      </w:tr>
      <w:tr w:rsidR="00036239" w14:paraId="418914B0" w14:textId="77777777">
        <w:trPr>
          <w:jc w:val="center"/>
        </w:trPr>
        <w:tc>
          <w:tcPr>
            <w:tcW w:w="1800" w:type="dxa"/>
            <w:tcMar>
              <w:top w:w="70" w:type="dxa"/>
              <w:left w:w="90" w:type="dxa"/>
              <w:bottom w:w="70" w:type="dxa"/>
              <w:right w:w="90" w:type="dxa"/>
            </w:tcMar>
            <w:vAlign w:val="center"/>
          </w:tcPr>
          <w:p w:rsidR="00036239" w:rsidRDefault="00111048" w14:paraId="45C72AD1" w14:textId="77777777">
            <w:pPr>
              <w:spacing w:after="20"/>
            </w:pPr>
            <w:r>
              <w:rPr>
                <w:rFonts w:ascii="Aptos" w:hAnsi="Aptos"/>
                <w:b/>
                <w:color w:val="243746"/>
                <w:sz w:val="14"/>
              </w:rPr>
              <w:t>1. Direct observations</w:t>
            </w:r>
          </w:p>
        </w:tc>
        <w:tc>
          <w:tcPr>
            <w:tcW w:w="2232" w:type="dxa"/>
            <w:tcMar>
              <w:top w:w="70" w:type="dxa"/>
              <w:left w:w="90" w:type="dxa"/>
              <w:bottom w:w="70" w:type="dxa"/>
              <w:right w:w="90" w:type="dxa"/>
            </w:tcMar>
            <w:vAlign w:val="center"/>
          </w:tcPr>
          <w:p w:rsidR="00036239" w:rsidRDefault="00111048" w14:paraId="04C26F58" w14:textId="77777777">
            <w:pPr>
              <w:spacing w:after="20"/>
            </w:pPr>
            <w:r>
              <w:rPr>
                <w:rFonts w:ascii="Aptos" w:hAnsi="Aptos"/>
                <w:color w:val="243746"/>
                <w:sz w:val="14"/>
              </w:rPr>
              <w:t>Plot, farm, household, participant, trial, institution or result-object records</w:t>
            </w:r>
          </w:p>
        </w:tc>
        <w:tc>
          <w:tcPr>
            <w:tcW w:w="3240" w:type="dxa"/>
            <w:tcMar>
              <w:top w:w="70" w:type="dxa"/>
              <w:left w:w="90" w:type="dxa"/>
              <w:bottom w:w="70" w:type="dxa"/>
              <w:right w:w="90" w:type="dxa"/>
            </w:tcMar>
            <w:vAlign w:val="center"/>
          </w:tcPr>
          <w:p w:rsidR="00036239" w:rsidRDefault="00111048" w14:paraId="32362729" w14:textId="77777777">
            <w:pPr>
              <w:spacing w:after="20"/>
            </w:pPr>
            <w:r>
              <w:rPr>
                <w:rFonts w:ascii="Aptos" w:hAnsi="Aptos"/>
                <w:color w:val="243746"/>
                <w:sz w:val="14"/>
              </w:rPr>
              <w:t>The closest evidence of the actual state or change; permits disaggregation and re-analysis</w:t>
            </w:r>
          </w:p>
        </w:tc>
        <w:tc>
          <w:tcPr>
            <w:tcW w:w="2880" w:type="dxa"/>
            <w:tcMar>
              <w:top w:w="70" w:type="dxa"/>
              <w:left w:w="90" w:type="dxa"/>
              <w:bottom w:w="70" w:type="dxa"/>
              <w:right w:w="90" w:type="dxa"/>
            </w:tcMar>
            <w:vAlign w:val="center"/>
          </w:tcPr>
          <w:p w:rsidR="00036239" w:rsidRDefault="00111048" w14:paraId="62891F77" w14:textId="77777777">
            <w:pPr>
              <w:spacing w:after="20"/>
            </w:pPr>
            <w:r>
              <w:rPr>
                <w:rFonts w:ascii="Aptos" w:hAnsi="Aptos"/>
                <w:color w:val="243746"/>
                <w:sz w:val="14"/>
              </w:rPr>
              <w:t>Crop cuts and plot records to estimate yield; farmer records to measure adoption</w:t>
            </w:r>
          </w:p>
        </w:tc>
      </w:tr>
      <w:tr w:rsidR="00036239" w14:paraId="5DB20685" w14:textId="77777777">
        <w:trPr>
          <w:jc w:val="center"/>
        </w:trPr>
        <w:tc>
          <w:tcPr>
            <w:tcW w:w="1800" w:type="dxa"/>
            <w:shd w:val="clear" w:color="auto" w:fill="F3F6F7"/>
            <w:tcMar>
              <w:top w:w="70" w:type="dxa"/>
              <w:left w:w="90" w:type="dxa"/>
              <w:bottom w:w="70" w:type="dxa"/>
              <w:right w:w="90" w:type="dxa"/>
            </w:tcMar>
            <w:vAlign w:val="center"/>
          </w:tcPr>
          <w:p w:rsidR="00036239" w:rsidRDefault="00111048" w14:paraId="42EB7276" w14:textId="77777777">
            <w:pPr>
              <w:spacing w:after="20"/>
            </w:pPr>
            <w:r>
              <w:rPr>
                <w:rFonts w:ascii="Aptos" w:hAnsi="Aptos"/>
                <w:b/>
                <w:color w:val="243746"/>
                <w:sz w:val="14"/>
              </w:rPr>
              <w:t>2. Earth observation &amp; sensors</w:t>
            </w:r>
          </w:p>
        </w:tc>
        <w:tc>
          <w:tcPr>
            <w:tcW w:w="2232" w:type="dxa"/>
            <w:shd w:val="clear" w:color="auto" w:fill="F3F6F7"/>
            <w:tcMar>
              <w:top w:w="70" w:type="dxa"/>
              <w:left w:w="90" w:type="dxa"/>
              <w:bottom w:w="70" w:type="dxa"/>
              <w:right w:w="90" w:type="dxa"/>
            </w:tcMar>
            <w:vAlign w:val="center"/>
          </w:tcPr>
          <w:p w:rsidR="00036239" w:rsidRDefault="00111048" w14:paraId="5D93007E" w14:textId="77777777">
            <w:pPr>
              <w:spacing w:after="20"/>
            </w:pPr>
            <w:r>
              <w:rPr>
                <w:rFonts w:ascii="Aptos" w:hAnsi="Aptos"/>
                <w:color w:val="243746"/>
                <w:sz w:val="14"/>
              </w:rPr>
              <w:t xml:space="preserve">Satellite imagery, weather, </w:t>
            </w:r>
            <w:r w:rsidR="00A9333C">
              <w:rPr>
                <w:rFonts w:ascii="Aptos" w:hAnsi="Aptos"/>
                <w:color w:val="243746"/>
                <w:sz w:val="14"/>
              </w:rPr>
              <w:t>sensors</w:t>
            </w:r>
            <w:r>
              <w:rPr>
                <w:rFonts w:ascii="Aptos" w:hAnsi="Aptos"/>
                <w:color w:val="243746"/>
                <w:sz w:val="14"/>
              </w:rPr>
              <w:t>, geospatial layers</w:t>
            </w:r>
          </w:p>
        </w:tc>
        <w:tc>
          <w:tcPr>
            <w:tcW w:w="3240" w:type="dxa"/>
            <w:shd w:val="clear" w:color="auto" w:fill="F3F6F7"/>
            <w:tcMar>
              <w:top w:w="70" w:type="dxa"/>
              <w:left w:w="90" w:type="dxa"/>
              <w:bottom w:w="70" w:type="dxa"/>
              <w:right w:w="90" w:type="dxa"/>
            </w:tcMar>
            <w:vAlign w:val="center"/>
          </w:tcPr>
          <w:p w:rsidR="00036239" w:rsidRDefault="00111048" w14:paraId="6B86C3A1" w14:textId="77777777">
            <w:pPr>
              <w:spacing w:after="20"/>
            </w:pPr>
            <w:r>
              <w:rPr>
                <w:rFonts w:ascii="Aptos" w:hAnsi="Aptos"/>
                <w:color w:val="243746"/>
                <w:sz w:val="14"/>
              </w:rPr>
              <w:t>Spatial coverage, frequency and extrapolation between observed locations</w:t>
            </w:r>
          </w:p>
        </w:tc>
        <w:tc>
          <w:tcPr>
            <w:tcW w:w="2880" w:type="dxa"/>
            <w:shd w:val="clear" w:color="auto" w:fill="F3F6F7"/>
            <w:tcMar>
              <w:top w:w="70" w:type="dxa"/>
              <w:left w:w="90" w:type="dxa"/>
              <w:bottom w:w="70" w:type="dxa"/>
              <w:right w:w="90" w:type="dxa"/>
            </w:tcMar>
            <w:vAlign w:val="center"/>
          </w:tcPr>
          <w:p w:rsidR="00036239" w:rsidRDefault="00111048" w14:paraId="2C0BD9DF" w14:textId="77777777">
            <w:pPr>
              <w:spacing w:after="20"/>
            </w:pPr>
            <w:r>
              <w:rPr>
                <w:rFonts w:ascii="Aptos" w:hAnsi="Aptos"/>
                <w:color w:val="243746"/>
                <w:sz w:val="14"/>
              </w:rPr>
              <w:t>Map land under practices after calibration with ground observations</w:t>
            </w:r>
          </w:p>
        </w:tc>
      </w:tr>
      <w:tr w:rsidR="00036239" w14:paraId="5B568DF7" w14:textId="77777777">
        <w:trPr>
          <w:jc w:val="center"/>
        </w:trPr>
        <w:tc>
          <w:tcPr>
            <w:tcW w:w="1800" w:type="dxa"/>
            <w:tcMar>
              <w:top w:w="70" w:type="dxa"/>
              <w:left w:w="90" w:type="dxa"/>
              <w:bottom w:w="70" w:type="dxa"/>
              <w:right w:w="90" w:type="dxa"/>
            </w:tcMar>
            <w:vAlign w:val="center"/>
          </w:tcPr>
          <w:p w:rsidR="00036239" w:rsidRDefault="00111048" w14:paraId="11B0F33D" w14:textId="77777777">
            <w:pPr>
              <w:spacing w:after="20"/>
            </w:pPr>
            <w:r>
              <w:rPr>
                <w:rFonts w:ascii="Aptos" w:hAnsi="Aptos"/>
                <w:b/>
                <w:color w:val="243746"/>
                <w:sz w:val="14"/>
              </w:rPr>
              <w:t>3. External/context data</w:t>
            </w:r>
          </w:p>
        </w:tc>
        <w:tc>
          <w:tcPr>
            <w:tcW w:w="2232" w:type="dxa"/>
            <w:tcMar>
              <w:top w:w="70" w:type="dxa"/>
              <w:left w:w="90" w:type="dxa"/>
              <w:bottom w:w="70" w:type="dxa"/>
              <w:right w:w="90" w:type="dxa"/>
            </w:tcMar>
            <w:vAlign w:val="center"/>
          </w:tcPr>
          <w:p w:rsidR="00036239" w:rsidRDefault="00111048" w14:paraId="4C70133F" w14:textId="77777777">
            <w:pPr>
              <w:spacing w:after="20"/>
            </w:pPr>
            <w:r>
              <w:rPr>
                <w:rFonts w:ascii="Aptos" w:hAnsi="Aptos"/>
                <w:color w:val="243746"/>
                <w:sz w:val="14"/>
              </w:rPr>
              <w:t>Government statistics, FAO and other public datasets, prices, climate and market series</w:t>
            </w:r>
          </w:p>
        </w:tc>
        <w:tc>
          <w:tcPr>
            <w:tcW w:w="3240" w:type="dxa"/>
            <w:tcMar>
              <w:top w:w="70" w:type="dxa"/>
              <w:left w:w="90" w:type="dxa"/>
              <w:bottom w:w="70" w:type="dxa"/>
              <w:right w:w="90" w:type="dxa"/>
            </w:tcMar>
            <w:vAlign w:val="center"/>
          </w:tcPr>
          <w:p w:rsidR="00036239" w:rsidRDefault="00111048" w14:paraId="029F388C" w14:textId="77777777">
            <w:pPr>
              <w:spacing w:after="20"/>
            </w:pPr>
            <w:r>
              <w:rPr>
                <w:rFonts w:ascii="Aptos" w:hAnsi="Aptos"/>
                <w:color w:val="243746"/>
                <w:sz w:val="14"/>
              </w:rPr>
              <w:t>Context, denominators, benchmarking and covariates needed to interpret change</w:t>
            </w:r>
          </w:p>
        </w:tc>
        <w:tc>
          <w:tcPr>
            <w:tcW w:w="2880" w:type="dxa"/>
            <w:tcMar>
              <w:top w:w="70" w:type="dxa"/>
              <w:left w:w="90" w:type="dxa"/>
              <w:bottom w:w="70" w:type="dxa"/>
              <w:right w:w="90" w:type="dxa"/>
            </w:tcMar>
            <w:vAlign w:val="center"/>
          </w:tcPr>
          <w:p w:rsidR="00036239" w:rsidRDefault="00111048" w14:paraId="3149127A" w14:textId="77777777">
            <w:pPr>
              <w:spacing w:after="20"/>
            </w:pPr>
            <w:r>
              <w:rPr>
                <w:rFonts w:ascii="Aptos" w:hAnsi="Aptos"/>
                <w:color w:val="243746"/>
                <w:sz w:val="14"/>
              </w:rPr>
              <w:t>Compare observed productivity changes with rainfall, prices or national trends</w:t>
            </w:r>
          </w:p>
        </w:tc>
      </w:tr>
      <w:tr w:rsidR="00036239" w14:paraId="79CC65F2" w14:textId="77777777">
        <w:trPr>
          <w:jc w:val="center"/>
        </w:trPr>
        <w:tc>
          <w:tcPr>
            <w:tcW w:w="1800" w:type="dxa"/>
            <w:shd w:val="clear" w:color="auto" w:fill="F3F6F7"/>
            <w:tcMar>
              <w:top w:w="70" w:type="dxa"/>
              <w:left w:w="90" w:type="dxa"/>
              <w:bottom w:w="70" w:type="dxa"/>
              <w:right w:w="90" w:type="dxa"/>
            </w:tcMar>
            <w:vAlign w:val="center"/>
          </w:tcPr>
          <w:p w:rsidR="00036239" w:rsidRDefault="00111048" w14:paraId="22911DB1" w14:textId="77777777">
            <w:pPr>
              <w:spacing w:after="20"/>
            </w:pPr>
            <w:r>
              <w:rPr>
                <w:rFonts w:ascii="Aptos" w:hAnsi="Aptos"/>
                <w:b/>
                <w:color w:val="243746"/>
                <w:sz w:val="14"/>
              </w:rPr>
              <w:t>4. Operational records</w:t>
            </w:r>
          </w:p>
        </w:tc>
        <w:tc>
          <w:tcPr>
            <w:tcW w:w="2232" w:type="dxa"/>
            <w:shd w:val="clear" w:color="auto" w:fill="F3F6F7"/>
            <w:tcMar>
              <w:top w:w="70" w:type="dxa"/>
              <w:left w:w="90" w:type="dxa"/>
              <w:bottom w:w="70" w:type="dxa"/>
              <w:right w:w="90" w:type="dxa"/>
            </w:tcMar>
            <w:vAlign w:val="center"/>
          </w:tcPr>
          <w:p w:rsidR="00036239" w:rsidRDefault="00111048" w14:paraId="342CC46D" w14:textId="77777777">
            <w:pPr>
              <w:spacing w:after="20"/>
            </w:pPr>
            <w:r>
              <w:rPr>
                <w:rFonts w:ascii="Aptos" w:hAnsi="Aptos"/>
                <w:color w:val="243746"/>
                <w:sz w:val="14"/>
              </w:rPr>
              <w:t>Workplans, training logs, distribution systems, financial and partner records</w:t>
            </w:r>
          </w:p>
        </w:tc>
        <w:tc>
          <w:tcPr>
            <w:tcW w:w="3240" w:type="dxa"/>
            <w:shd w:val="clear" w:color="auto" w:fill="F3F6F7"/>
            <w:tcMar>
              <w:top w:w="70" w:type="dxa"/>
              <w:left w:w="90" w:type="dxa"/>
              <w:bottom w:w="70" w:type="dxa"/>
              <w:right w:w="90" w:type="dxa"/>
            </w:tcMar>
            <w:vAlign w:val="center"/>
          </w:tcPr>
          <w:p w:rsidR="00036239" w:rsidRDefault="00111048" w14:paraId="34785B1F" w14:textId="77777777">
            <w:pPr>
              <w:spacing w:after="20"/>
            </w:pPr>
            <w:r>
              <w:rPr>
                <w:rFonts w:ascii="Aptos" w:hAnsi="Aptos"/>
                <w:color w:val="243746"/>
                <w:sz w:val="14"/>
              </w:rPr>
              <w:t>Traceability from intervention to output and links between delivery and later outcomes</w:t>
            </w:r>
          </w:p>
        </w:tc>
        <w:tc>
          <w:tcPr>
            <w:tcW w:w="2880" w:type="dxa"/>
            <w:shd w:val="clear" w:color="auto" w:fill="F3F6F7"/>
            <w:tcMar>
              <w:top w:w="70" w:type="dxa"/>
              <w:left w:w="90" w:type="dxa"/>
              <w:bottom w:w="70" w:type="dxa"/>
              <w:right w:w="90" w:type="dxa"/>
            </w:tcMar>
            <w:vAlign w:val="center"/>
          </w:tcPr>
          <w:p w:rsidR="00036239" w:rsidRDefault="00111048" w14:paraId="084C7FB8" w14:textId="77777777">
            <w:pPr>
              <w:spacing w:after="20"/>
            </w:pPr>
            <w:r>
              <w:rPr>
                <w:rFonts w:ascii="Aptos" w:hAnsi="Aptos"/>
                <w:color w:val="243746"/>
                <w:sz w:val="14"/>
              </w:rPr>
              <w:t>Link who received a service to later uptake or performance</w:t>
            </w:r>
          </w:p>
        </w:tc>
      </w:tr>
    </w:tbl>
    <w:p w:rsidR="00036239" w:rsidRDefault="00111048" w14:paraId="316FE648" w14:textId="77777777">
      <w:pPr>
        <w:spacing w:after="80" w:line="252" w:lineRule="auto"/>
      </w:pPr>
      <w:r>
        <w:rPr>
          <w:rFonts w:ascii="Aptos" w:hAnsi="Aptos"/>
          <w:color w:val="5A6770"/>
          <w:sz w:val="17"/>
        </w:rPr>
        <w:t>Triangulation rule. A source strengthens a claim only when it measures the same construct, population, geography and period under compatible definitions. Satellite or secondary data do not replace ground observations where the KPI method requires direct measurement; they are used for calibration, contextualization, stratification or upscaling under documented rules.</w:t>
      </w:r>
    </w:p>
    <w:p w:rsidR="00407383" w:rsidRDefault="00407383" w14:paraId="2CE22B41" w14:textId="77777777">
      <w:pPr>
        <w:spacing w:after="200"/>
      </w:pPr>
    </w:p>
    <w:p w:rsidR="00407383" w:rsidRDefault="005010ED" w14:paraId="7BA220F2" w14:textId="77777777">
      <w:pPr>
        <w:pStyle w:val="Heading2"/>
        <w:keepNext/>
      </w:pPr>
      <w:r>
        <w:t>2.7  Accountability in Practice</w:t>
      </w:r>
    </w:p>
    <w:p w:rsidR="00407383" w:rsidRDefault="005010ED" w14:paraId="15D6D6EF" w14:textId="77777777">
      <w:pPr>
        <w:spacing w:after="140"/>
      </w:pPr>
      <w:r>
        <w:rPr>
          <w:color w:val="444444"/>
        </w:rPr>
        <w:t>Accountability is the dimension of MEAL that is most often stated and least often operationalized. For CIMMYT, it is more than submitting reports to investors on time. It runs in four directions, each with different requirements:</w:t>
      </w:r>
    </w:p>
    <w:p w:rsidR="00407383" w:rsidRDefault="00407383" w14:paraId="6E003B67"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4000"/>
        <w:gridCol w:w="3360"/>
      </w:tblGrid>
      <w:tr w:rsidR="00407383" w:rsidTr="58FF6424" w14:paraId="2C16D865" w14:textId="77777777">
        <w:tc>
          <w:tcPr>
            <w:tcW w:w="2000" w:type="dxa"/>
            <w:tcBorders>
              <w:top w:val="single" w:color="1B4F2A" w:sz="4" w:space="0"/>
              <w:left w:val="single" w:color="1B4F2A" w:sz="4" w:space="0"/>
              <w:bottom w:val="single" w:color="1B4F2A" w:sz="4" w:space="0"/>
              <w:right w:val="single" w:color="1B4F2A" w:sz="4" w:space="0"/>
            </w:tcBorders>
            <w:shd w:val="clear" w:color="auto" w:fill="1B4F2A"/>
            <w:tcMar>
              <w:top w:w="70" w:type="dxa"/>
              <w:left w:w="130" w:type="dxa"/>
              <w:bottom w:w="70" w:type="dxa"/>
              <w:right w:w="130" w:type="dxa"/>
            </w:tcMar>
          </w:tcPr>
          <w:p w:rsidR="00407383" w:rsidP="58FF6424" w:rsidRDefault="005010ED" w14:paraId="19F3E18C" w14:textId="77777777">
            <w:pPr>
              <w:rPr>
                <w:b/>
                <w:bCs/>
                <w:color w:val="FFFFFF" w:themeColor="background1"/>
                <w:sz w:val="17"/>
                <w:szCs w:val="17"/>
              </w:rPr>
            </w:pPr>
            <w:r>
              <w:rPr>
                <w:b/>
                <w:bCs/>
                <w:color w:val="FFFFFF" w:themeColor="background1"/>
                <w:sz w:val="17"/>
                <w:szCs w:val="17"/>
              </w:rPr>
              <w:t>Accountability to</w:t>
            </w:r>
          </w:p>
        </w:tc>
        <w:tc>
          <w:tcPr>
            <w:tcW w:w="4000" w:type="dxa"/>
            <w:tcBorders>
              <w:top w:val="single" w:color="1B4F2A" w:sz="4" w:space="0"/>
              <w:left w:val="single" w:color="1B4F2A" w:sz="4" w:space="0"/>
              <w:bottom w:val="single" w:color="1B4F2A" w:sz="4" w:space="0"/>
              <w:right w:val="single" w:color="1B4F2A" w:sz="4" w:space="0"/>
            </w:tcBorders>
            <w:shd w:val="clear" w:color="auto" w:fill="1B4F2A"/>
            <w:tcMar>
              <w:top w:w="70" w:type="dxa"/>
              <w:left w:w="130" w:type="dxa"/>
              <w:bottom w:w="70" w:type="dxa"/>
              <w:right w:w="130" w:type="dxa"/>
            </w:tcMar>
          </w:tcPr>
          <w:p w:rsidR="00407383" w:rsidRDefault="005010ED" w14:paraId="3C20668A" w14:textId="77777777">
            <w:r>
              <w:rPr>
                <w:b/>
                <w:bCs/>
                <w:color w:val="FFFFFF"/>
                <w:sz w:val="17"/>
                <w:szCs w:val="17"/>
              </w:rPr>
              <w:t>What it means in practice</w:t>
            </w:r>
          </w:p>
        </w:tc>
        <w:tc>
          <w:tcPr>
            <w:tcW w:w="3360" w:type="dxa"/>
            <w:tcBorders>
              <w:top w:val="single" w:color="1B4F2A" w:sz="4" w:space="0"/>
              <w:left w:val="single" w:color="1B4F2A" w:sz="4" w:space="0"/>
              <w:bottom w:val="single" w:color="1B4F2A" w:sz="4" w:space="0"/>
              <w:right w:val="single" w:color="1B4F2A" w:sz="4" w:space="0"/>
            </w:tcBorders>
            <w:shd w:val="clear" w:color="auto" w:fill="1B4F2A"/>
            <w:tcMar>
              <w:top w:w="70" w:type="dxa"/>
              <w:left w:w="130" w:type="dxa"/>
              <w:bottom w:w="70" w:type="dxa"/>
              <w:right w:w="130" w:type="dxa"/>
            </w:tcMar>
          </w:tcPr>
          <w:p w:rsidR="00407383" w:rsidRDefault="005010ED" w14:paraId="420A9C31" w14:textId="77777777">
            <w:r>
              <w:rPr>
                <w:b/>
                <w:bCs/>
                <w:color w:val="FFFFFF"/>
                <w:sz w:val="17"/>
                <w:szCs w:val="17"/>
              </w:rPr>
              <w:t>How MEAL supports it</w:t>
            </w:r>
          </w:p>
        </w:tc>
      </w:tr>
      <w:tr w:rsidR="00407383" w:rsidTr="58FF6424" w14:paraId="68B159C2" w14:textId="77777777">
        <w:tc>
          <w:tcPr>
            <w:tcW w:w="200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100" w:type="dxa"/>
              <w:left w:w="130" w:type="dxa"/>
              <w:bottom w:w="100" w:type="dxa"/>
              <w:right w:w="130" w:type="dxa"/>
            </w:tcMar>
          </w:tcPr>
          <w:p w:rsidR="00407383" w:rsidRDefault="00A9333C" w14:paraId="0378774F" w14:textId="77777777">
            <w:r>
              <w:rPr>
                <w:b/>
                <w:bCs/>
                <w:color w:val="1B4F2A"/>
                <w:sz w:val="17"/>
                <w:szCs w:val="17"/>
              </w:rPr>
              <w:t>Investors</w:t>
            </w:r>
            <w:r w:rsidR="005010ED">
              <w:rPr>
                <w:b/>
                <w:bCs/>
                <w:color w:val="1B4F2A"/>
                <w:sz w:val="17"/>
                <w:szCs w:val="17"/>
              </w:rPr>
              <w:t xml:space="preserve"> &amp; institutional partners</w:t>
            </w:r>
          </w:p>
        </w:tc>
        <w:tc>
          <w:tcPr>
            <w:tcW w:w="400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100" w:type="dxa"/>
              <w:left w:w="130" w:type="dxa"/>
              <w:bottom w:w="100" w:type="dxa"/>
              <w:right w:w="130" w:type="dxa"/>
            </w:tcMar>
          </w:tcPr>
          <w:p w:rsidR="00407383" w:rsidRDefault="005010ED" w14:paraId="3F85B24B" w14:textId="77777777">
            <w:r>
              <w:rPr>
                <w:color w:val="444444"/>
                <w:sz w:val="16"/>
                <w:szCs w:val="16"/>
              </w:rPr>
              <w:t>Transparent, timely and comparable reporting on what was delivered, what changed and what was learned, using evidence that meets the methodological standards investors now expect.</w:t>
            </w:r>
          </w:p>
        </w:tc>
        <w:tc>
          <w:tcPr>
            <w:tcW w:w="336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100" w:type="dxa"/>
              <w:left w:w="130" w:type="dxa"/>
              <w:bottom w:w="100" w:type="dxa"/>
              <w:right w:w="130" w:type="dxa"/>
            </w:tcMar>
          </w:tcPr>
          <w:p w:rsidR="00407383" w:rsidRDefault="005010ED" w14:paraId="0715C19D" w14:textId="77777777">
            <w:r>
              <w:rPr>
                <w:color w:val="444444"/>
                <w:sz w:val="16"/>
                <w:szCs w:val="16"/>
              </w:rPr>
              <w:t>Harmonized KPIs, documented methodologies, governance over data quality, and synthesis across the portfolio into credible institutional evidence products.</w:t>
            </w:r>
          </w:p>
        </w:tc>
      </w:tr>
      <w:tr w:rsidR="00407383" w:rsidTr="58FF6424" w14:paraId="340E9297" w14:textId="77777777">
        <w:tc>
          <w:tcPr>
            <w:tcW w:w="2000" w:type="dxa"/>
            <w:tcBorders>
              <w:top w:val="single" w:color="CCCCCC" w:sz="2" w:space="0"/>
              <w:left w:val="single" w:color="CCCCCC" w:sz="2" w:space="0"/>
              <w:bottom w:val="single" w:color="CCCCCC" w:sz="2" w:space="0"/>
              <w:right w:val="single" w:color="CCCCCC" w:sz="2" w:space="0"/>
            </w:tcBorders>
            <w:shd w:val="clear" w:color="auto" w:fill="E8F5E9"/>
            <w:tcMar>
              <w:top w:w="100" w:type="dxa"/>
              <w:left w:w="130" w:type="dxa"/>
              <w:bottom w:w="100" w:type="dxa"/>
              <w:right w:w="130" w:type="dxa"/>
            </w:tcMar>
          </w:tcPr>
          <w:p w:rsidR="00407383" w:rsidRDefault="005010ED" w14:paraId="76CD4A61" w14:textId="77777777">
            <w:r>
              <w:rPr>
                <w:b/>
                <w:bCs/>
                <w:color w:val="1B4F2A"/>
                <w:sz w:val="17"/>
                <w:szCs w:val="17"/>
              </w:rPr>
              <w:t>Farmers, communities and relevant stakeholders</w:t>
            </w:r>
          </w:p>
        </w:tc>
        <w:tc>
          <w:tcPr>
            <w:tcW w:w="4000" w:type="dxa"/>
            <w:tcBorders>
              <w:top w:val="single" w:color="CCCCCC" w:sz="2" w:space="0"/>
              <w:left w:val="single" w:color="CCCCCC" w:sz="2" w:space="0"/>
              <w:bottom w:val="single" w:color="CCCCCC" w:sz="2" w:space="0"/>
              <w:right w:val="single" w:color="CCCCCC" w:sz="2" w:space="0"/>
            </w:tcBorders>
            <w:shd w:val="clear" w:color="auto" w:fill="E8F5E9"/>
            <w:tcMar>
              <w:top w:w="100" w:type="dxa"/>
              <w:left w:w="130" w:type="dxa"/>
              <w:bottom w:w="100" w:type="dxa"/>
              <w:right w:w="130" w:type="dxa"/>
            </w:tcMar>
          </w:tcPr>
          <w:p w:rsidR="00407383" w:rsidRDefault="005010ED" w14:paraId="3CAB6273" w14:textId="77777777">
            <w:r>
              <w:rPr>
                <w:color w:val="444444"/>
                <w:sz w:val="16"/>
                <w:szCs w:val="16"/>
              </w:rPr>
              <w:t>Showing that CIMMYT’s work produces real benefits for the smallholder farmers, households and communities it serves, and saying so openly when it does not. This includes disaggregating evidence by gender, age and other equity dimensions.</w:t>
            </w:r>
          </w:p>
        </w:tc>
        <w:tc>
          <w:tcPr>
            <w:tcW w:w="3360" w:type="dxa"/>
            <w:tcBorders>
              <w:top w:val="single" w:color="CCCCCC" w:sz="2" w:space="0"/>
              <w:left w:val="single" w:color="CCCCCC" w:sz="2" w:space="0"/>
              <w:bottom w:val="single" w:color="CCCCCC" w:sz="2" w:space="0"/>
              <w:right w:val="single" w:color="CCCCCC" w:sz="2" w:space="0"/>
            </w:tcBorders>
            <w:shd w:val="clear" w:color="auto" w:fill="E8F5E9"/>
            <w:tcMar>
              <w:top w:w="100" w:type="dxa"/>
              <w:left w:w="130" w:type="dxa"/>
              <w:bottom w:w="100" w:type="dxa"/>
              <w:right w:w="130" w:type="dxa"/>
            </w:tcMar>
          </w:tcPr>
          <w:p w:rsidR="00407383" w:rsidP="58FF6424" w:rsidRDefault="005010ED" w14:paraId="15ECAF52" w14:textId="77777777">
            <w:pPr>
              <w:rPr>
                <w:color w:val="444444"/>
                <w:sz w:val="16"/>
                <w:szCs w:val="16"/>
              </w:rPr>
            </w:pPr>
            <w:r>
              <w:rPr>
                <w:color w:val="444444"/>
                <w:sz w:val="16"/>
                <w:szCs w:val="16"/>
              </w:rPr>
              <w:t>Outcome and impact measurement that is farmer-centered; disaggregation by gender and vulnerability; feedback mechanisms that return evidence to the communities it concerns.</w:t>
            </w:r>
          </w:p>
        </w:tc>
      </w:tr>
      <w:tr w:rsidR="00407383" w:rsidTr="58FF6424" w14:paraId="543D86A7" w14:textId="77777777">
        <w:tc>
          <w:tcPr>
            <w:tcW w:w="200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100" w:type="dxa"/>
              <w:left w:w="130" w:type="dxa"/>
              <w:bottom w:w="100" w:type="dxa"/>
              <w:right w:w="130" w:type="dxa"/>
            </w:tcMar>
          </w:tcPr>
          <w:p w:rsidR="00407383" w:rsidRDefault="005010ED" w14:paraId="2E1A6E5E" w14:textId="77777777">
            <w:r>
              <w:rPr>
                <w:b/>
                <w:bCs/>
                <w:color w:val="1B4F2A"/>
                <w:sz w:val="17"/>
                <w:szCs w:val="17"/>
              </w:rPr>
              <w:t>The scientific community &amp; CGIAR</w:t>
            </w:r>
          </w:p>
        </w:tc>
        <w:tc>
          <w:tcPr>
            <w:tcW w:w="400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100" w:type="dxa"/>
              <w:left w:w="130" w:type="dxa"/>
              <w:bottom w:w="100" w:type="dxa"/>
              <w:right w:w="130" w:type="dxa"/>
            </w:tcMar>
          </w:tcPr>
          <w:p w:rsidR="00407383" w:rsidRDefault="005010ED" w14:paraId="4708D8E0" w14:textId="77777777">
            <w:r>
              <w:rPr>
                <w:color w:val="444444"/>
                <w:sz w:val="16"/>
                <w:szCs w:val="16"/>
              </w:rPr>
              <w:t>Evidence that meets scientific standards of rigor, reproducibility and transparency and adds to the global knowledge base on agricultural transformation, beyond internal reporting.</w:t>
            </w:r>
          </w:p>
        </w:tc>
        <w:tc>
          <w:tcPr>
            <w:tcW w:w="336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100" w:type="dxa"/>
              <w:left w:w="130" w:type="dxa"/>
              <w:bottom w:w="100" w:type="dxa"/>
              <w:right w:w="130" w:type="dxa"/>
            </w:tcMar>
          </w:tcPr>
          <w:p w:rsidR="00407383" w:rsidRDefault="005010ED" w14:paraId="3974E337" w14:textId="77777777">
            <w:r>
              <w:rPr>
                <w:color w:val="444444"/>
                <w:sz w:val="16"/>
                <w:szCs w:val="16"/>
              </w:rPr>
              <w:t>FAIR data practices, documented methods, open publication of datasets and findings, and evaluation designs that support learning across the CGIAR system.</w:t>
            </w:r>
          </w:p>
        </w:tc>
      </w:tr>
      <w:tr w:rsidR="0097004C" w:rsidTr="58FF6424" w14:paraId="4BD0B2EC" w14:textId="77777777">
        <w:tc>
          <w:tcPr>
            <w:tcW w:w="200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100" w:type="dxa"/>
              <w:left w:w="130" w:type="dxa"/>
              <w:bottom w:w="100" w:type="dxa"/>
              <w:right w:w="130" w:type="dxa"/>
            </w:tcMar>
          </w:tcPr>
          <w:p w:rsidR="0097004C" w:rsidRDefault="0097004C" w14:paraId="57638E0E" w14:textId="77777777">
            <w:pPr>
              <w:rPr>
                <w:b/>
                <w:bCs/>
                <w:color w:val="1B4F2A"/>
                <w:sz w:val="17"/>
                <w:szCs w:val="17"/>
              </w:rPr>
            </w:pPr>
            <w:r>
              <w:rPr>
                <w:b/>
                <w:bCs/>
                <w:color w:val="1B4F2A"/>
                <w:sz w:val="17"/>
                <w:szCs w:val="17"/>
              </w:rPr>
              <w:t>Internal</w:t>
            </w:r>
          </w:p>
        </w:tc>
        <w:tc>
          <w:tcPr>
            <w:tcW w:w="400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100" w:type="dxa"/>
              <w:left w:w="130" w:type="dxa"/>
              <w:bottom w:w="100" w:type="dxa"/>
              <w:right w:w="130" w:type="dxa"/>
            </w:tcMar>
          </w:tcPr>
          <w:p w:rsidR="0097004C" w:rsidRDefault="0097004C" w14:paraId="214DA3AD" w14:textId="77777777">
            <w:pPr>
              <w:rPr>
                <w:color w:val="444444"/>
                <w:sz w:val="16"/>
                <w:szCs w:val="16"/>
              </w:rPr>
            </w:pPr>
            <w:r>
              <w:rPr>
                <w:color w:val="444444"/>
                <w:sz w:val="16"/>
                <w:szCs w:val="16"/>
              </w:rPr>
              <w:t>Individuals, leads and teams are accountable for the processes and outputs within their remit; leadership is accountable for portfolio-level results.</w:t>
            </w:r>
          </w:p>
        </w:tc>
        <w:tc>
          <w:tcPr>
            <w:tcW w:w="336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100" w:type="dxa"/>
              <w:left w:w="130" w:type="dxa"/>
              <w:bottom w:w="100" w:type="dxa"/>
              <w:right w:w="130" w:type="dxa"/>
            </w:tcMar>
          </w:tcPr>
          <w:p w:rsidR="0097004C" w:rsidRDefault="00595945" w14:paraId="3A8CEF9A" w14:textId="77777777">
            <w:pPr>
              <w:rPr>
                <w:color w:val="444444"/>
                <w:sz w:val="16"/>
                <w:szCs w:val="16"/>
              </w:rPr>
            </w:pPr>
            <w:r>
              <w:rPr>
                <w:color w:val="444444"/>
                <w:sz w:val="16"/>
                <w:szCs w:val="16"/>
              </w:rPr>
              <w:t>Easier access to synthesized information, e.g., unpacking breeding-portal data so that individual and team contributions are visible.</w:t>
            </w:r>
          </w:p>
        </w:tc>
      </w:tr>
    </w:tbl>
    <w:p w:rsidR="00407383" w:rsidRDefault="00407383" w14:paraId="206CE89E"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407383" w:rsidTr="58FF6424" w14:paraId="57631203" w14:textId="77777777">
        <w:tc>
          <w:tcPr>
            <w:tcW w:w="9360" w:type="dxa"/>
            <w:tcBorders>
              <w:top w:val="none" w:color="FFFFFF" w:themeColor="background1" w:sz="0" w:space="0"/>
              <w:left w:val="single" w:color="1B4F2A" w:sz="20" w:space="0"/>
              <w:bottom w:val="none" w:color="FFFFFF" w:themeColor="background1" w:sz="0" w:space="0"/>
              <w:right w:val="none" w:color="FFFFFF" w:themeColor="background1" w:sz="0" w:space="0"/>
            </w:tcBorders>
            <w:shd w:val="clear" w:color="auto" w:fill="E8F5E9"/>
            <w:tcMar>
              <w:top w:w="140" w:type="dxa"/>
              <w:left w:w="320" w:type="dxa"/>
              <w:bottom w:w="140" w:type="dxa"/>
              <w:right w:w="320" w:type="dxa"/>
            </w:tcMar>
          </w:tcPr>
          <w:p w:rsidR="00407383" w:rsidP="00AC6BC5" w:rsidRDefault="005010ED" w14:paraId="0D24C9EC" w14:textId="77777777">
            <w:pPr>
              <w:spacing w:line="259" w:lineRule="auto"/>
            </w:pPr>
            <w:r>
              <w:rPr>
                <w:i/>
                <w:iCs/>
              </w:rPr>
              <w:t xml:space="preserve">Accountability means being open about what works, what does not, and what CIMMYT is learning: within CIMMYT, with </w:t>
            </w:r>
            <w:r w:rsidR="00A9333C">
              <w:rPr>
                <w:i/>
                <w:iCs/>
              </w:rPr>
              <w:t>investo</w:t>
            </w:r>
            <w:r>
              <w:rPr>
                <w:i/>
                <w:iCs/>
              </w:rPr>
              <w:t>rs, with the scientific community, and with the farmers and communities whose lives agricultural research is meant to improve.</w:t>
            </w:r>
          </w:p>
        </w:tc>
      </w:tr>
    </w:tbl>
    <w:p w:rsidR="00407383" w:rsidRDefault="00407383" w14:paraId="0EB6EE89" w14:textId="77777777">
      <w:pPr>
        <w:spacing w:after="200"/>
      </w:pPr>
    </w:p>
    <w:p w:rsidR="00407383" w:rsidRDefault="00407383" w14:paraId="1AE9B166" w14:textId="77777777">
      <w:pPr>
        <w:pageBreakBefore/>
        <w:spacing w:line="20" w:lineRule="exact"/>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407383" w14:paraId="54BA0E1E" w14:textId="77777777">
        <w:tc>
          <w:tcPr>
            <w:tcW w:w="9360" w:type="dxa"/>
            <w:tcBorders>
              <w:top w:val="none" w:color="FFFFFF" w:sz="0" w:space="0"/>
              <w:left w:val="none" w:color="FFFFFF" w:sz="0" w:space="0"/>
              <w:bottom w:val="none" w:color="FFFFFF" w:sz="0" w:space="0"/>
              <w:right w:val="none" w:color="FFFFFF" w:sz="0" w:space="0"/>
            </w:tcBorders>
            <w:shd w:val="clear" w:color="auto" w:fill="1B4F2A"/>
            <w:tcMar>
              <w:top w:w="80" w:type="dxa"/>
              <w:left w:w="260" w:type="dxa"/>
              <w:bottom w:w="80" w:type="dxa"/>
              <w:right w:w="260" w:type="dxa"/>
            </w:tcMar>
          </w:tcPr>
          <w:p w:rsidR="00407383" w:rsidRDefault="005010ED" w14:paraId="12474F4E" w14:textId="77777777">
            <w:pPr>
              <w:keepNext/>
            </w:pPr>
            <w:r>
              <w:rPr>
                <w:b/>
                <w:bCs/>
                <w:color w:val="FFFFFF"/>
                <w:sz w:val="19"/>
                <w:szCs w:val="19"/>
              </w:rPr>
              <w:t>Section 3  ·  KPI Approach: Comparable and Fit for Purpose</w:t>
            </w:r>
          </w:p>
        </w:tc>
      </w:tr>
    </w:tbl>
    <w:p w:rsidR="00407383" w:rsidRDefault="005010ED" w14:paraId="00BC8A3E" w14:textId="77777777">
      <w:pPr>
        <w:pStyle w:val="Heading1"/>
        <w:pBdr>
          <w:bottom w:val="single" w:color="2E7D32" w:sz="6" w:space="0"/>
        </w:pBdr>
      </w:pPr>
      <w:r>
        <w:t>KPI Approach</w:t>
      </w:r>
    </w:p>
    <w:p w:rsidR="00407383" w:rsidRDefault="005010ED" w14:paraId="5C100ADE" w14:textId="77777777">
      <w:pPr>
        <w:spacing w:after="200"/>
      </w:pPr>
      <w:r>
        <w:rPr>
          <w:i/>
          <w:iCs/>
          <w:color w:val="2E7D32"/>
          <w:sz w:val="24"/>
          <w:szCs w:val="24"/>
        </w:rPr>
        <w:t>One toolbox, methods fit for purpose, results that can be aggregated.</w:t>
      </w:r>
    </w:p>
    <w:p w:rsidR="00407383" w:rsidRDefault="005010ED" w14:paraId="6E7DD624" w14:textId="77777777">
      <w:pPr>
        <w:spacing w:after="140"/>
      </w:pPr>
      <w:r>
        <w:rPr>
          <w:color w:val="444444"/>
        </w:rPr>
        <w:t>CIMMYT is building a KPI toolbox to guide monitoring across the results pyramid. Each KPI has defined methods for different levels of measurement and aggregation, so that evidence is comparable and answers the questions that matter.</w:t>
      </w:r>
    </w:p>
    <w:p w:rsidR="00407383" w:rsidP="00137303" w:rsidRDefault="005010ED" w14:paraId="6C8D132B" w14:textId="77777777">
      <w:pPr>
        <w:spacing w:after="140"/>
      </w:pPr>
      <w:r>
        <w:rPr>
          <w:color w:val="444444"/>
        </w:rPr>
        <w:t>KPI harmonization does not require every project to measure the same thing in the same way. It means that when projects measure the same concept, they share a definition, a methodological logic and rules that allow interpretation and, where valid, aggregation.</w:t>
      </w:r>
    </w:p>
    <w:p w:rsidR="00407383" w:rsidRDefault="005010ED" w14:paraId="7B254EA1" w14:textId="77777777">
      <w:pPr>
        <w:pStyle w:val="Heading2"/>
        <w:keepNext/>
      </w:pPr>
      <w:r>
        <w:t>3.1  KPI Toolbox: Volumes and Thrusts</w:t>
      </w:r>
    </w:p>
    <w:p w:rsidR="00407383" w:rsidRDefault="005010ED" w14:paraId="614679FC" w14:textId="77777777">
      <w:pPr>
        <w:spacing w:after="140"/>
      </w:pPr>
      <w:r>
        <w:rPr>
          <w:color w:val="444444"/>
        </w:rPr>
        <w:t>The KPI Toolbox holds 142 indicators organized in 13 volumes, each covering one pathway: ten impact pathways, which measure CIMMYT’s contribution to change, and three enabling pathways, which measure how CIMMYT itself performs. The impact-pathway volumes are grouped under CIMMYT’s three Thrusts, Human Wellbeing, Planetary Health and Peace, which are the top level at which institutional results are aggregated and reported. Each volume contains full reference sheets with definitions, methods, disaggregation, data sources and aggregation rules.</w:t>
      </w:r>
    </w:p>
    <w:tbl>
      <w:tblPr>
        <w:tblStyle w:val="TableGrid"/>
        <w:tblW w:w="9720" w:type="dxa"/>
        <w:jc w:val="center"/>
        <w:tblLayout w:type="fixed"/>
        <w:tblLook w:val="04A0" w:firstRow="1" w:lastRow="0" w:firstColumn="1" w:lastColumn="0" w:noHBand="0" w:noVBand="1"/>
        <w:tblPrChange w:author="gracia.lanza" w:date="2026-10-04T15:22:03.104Z" w16du:dateUtc="2026-10-04T15:22:03.104Z" w:id="919008818">
          <w:tblPr>
            <w:tblStyle w:val="TableGrid"/>
            <w:tblW w:w="0" w:type="auto"/>
            <w:jc w:val="center"/>
            <w:tblLook w:val="04A0" w:firstRow="1" w:lastRow="0" w:firstColumn="1" w:lastColumn="0" w:noHBand="0" w:noVBand="1"/>
          </w:tblPr>
        </w:tblPrChange>
      </w:tblPr>
      <w:tblGrid>
        <w:gridCol w:w="700"/>
        <w:gridCol w:w="3495"/>
        <w:gridCol w:w="1305"/>
        <w:gridCol w:w="2200"/>
        <w:gridCol w:w="2020"/>
        <w:tblGridChange w:id="425487629">
          <w:tblGrid>
            <w:gridCol w:w="700"/>
            <w:gridCol w:w="3500"/>
            <w:gridCol w:w="1300"/>
            <w:gridCol w:w="2200"/>
            <w:gridCol w:w="2020"/>
          </w:tblGrid>
        </w:tblGridChange>
      </w:tblGrid>
      <w:tr w:rsidR="00036239" w:rsidTr="3E3E05C4" w14:paraId="1210B93D" w14:textId="77777777">
        <w:trPr>
          <w:tblHeader/>
          <w:trHeight w:val="300"/>
          <w:trPrChange w:author="gracia.lanza" w:date="2026-10-04T15:22:02.556Z" w16du:dateUtc="2026-10-04T15:22:02.556Z" w:id="436143161">
            <w:trPr>
              <w:trHeight w:val="300"/>
            </w:trPr>
          </w:trPrChange>
        </w:trPr>
        <w:tc>
          <w:tcPr>
            <w:tcW w:w="700" w:type="dxa"/>
            <w:shd w:val="clear" w:color="auto" w:fill="1B7F7A"/>
            <w:tcMar>
              <w:top w:w="70" w:type="dxa"/>
              <w:left w:w="90" w:type="dxa"/>
              <w:bottom w:w="70" w:type="dxa"/>
              <w:right w:w="90" w:type="dxa"/>
            </w:tcMar>
            <w:vAlign w:val="center"/>
            <w:tcPrChange w:author="gracia.lanza" w:date="2026-10-04T15:22:03.104Z" w:id="502202684">
              <w:tcPr>
                <w:tcW w:w="700" w:type="dxa"/>
                <w:shd w:val="clear" w:color="auto" w:fill="1B7F7A"/>
                <w:tcMar>
                  <w:top w:w="70" w:type="dxa"/>
                  <w:left w:w="90" w:type="dxa"/>
                  <w:bottom w:w="70" w:type="dxa"/>
                  <w:right w:w="90" w:type="dxa"/>
                </w:tcMar>
                <w:vAlign w:val="center"/>
              </w:tcPr>
            </w:tcPrChange>
          </w:tcPr>
          <w:p w:rsidR="00036239" w:rsidRDefault="00111048" w14:paraId="67C2B05B" w14:textId="77777777">
            <w:pPr>
              <w:spacing w:after="20"/>
            </w:pPr>
            <w:r>
              <w:rPr>
                <w:rFonts w:ascii="Aptos" w:hAnsi="Aptos"/>
                <w:b/>
                <w:color w:val="FFFFFF"/>
                <w:sz w:val="14"/>
              </w:rPr>
              <w:t>Vol.</w:t>
            </w:r>
          </w:p>
        </w:tc>
        <w:tc>
          <w:tcPr>
            <w:tcW w:w="3495" w:type="dxa"/>
            <w:shd w:val="clear" w:color="auto" w:fill="1B7F7A"/>
            <w:tcMar>
              <w:top w:w="70" w:type="dxa"/>
              <w:left w:w="90" w:type="dxa"/>
              <w:bottom w:w="70" w:type="dxa"/>
              <w:right w:w="90" w:type="dxa"/>
            </w:tcMar>
            <w:vAlign w:val="center"/>
            <w:tcPrChange w:author="gracia.lanza" w:date="2026-10-04T15:22:03.104Z" w:id="1634236364">
              <w:tcPr>
                <w:tcW w:w="3500" w:type="dxa"/>
                <w:shd w:val="clear" w:color="auto" w:fill="1B7F7A"/>
                <w:tcMar>
                  <w:top w:w="70" w:type="dxa"/>
                  <w:left w:w="90" w:type="dxa"/>
                  <w:bottom w:w="70" w:type="dxa"/>
                  <w:right w:w="90" w:type="dxa"/>
                </w:tcMar>
                <w:vAlign w:val="center"/>
              </w:tcPr>
            </w:tcPrChange>
          </w:tcPr>
          <w:p w:rsidR="00036239" w:rsidRDefault="00111048" w14:paraId="32F47DE8" w14:textId="77777777">
            <w:pPr>
              <w:spacing w:after="20"/>
            </w:pPr>
            <w:r>
              <w:rPr>
                <w:rFonts w:ascii="Aptos" w:hAnsi="Aptos"/>
                <w:b/>
                <w:color w:val="FFFFFF"/>
                <w:sz w:val="14"/>
              </w:rPr>
              <w:t>Volume (pathway)</w:t>
            </w:r>
          </w:p>
        </w:tc>
        <w:tc>
          <w:tcPr>
            <w:tcW w:w="1305" w:type="dxa"/>
            <w:shd w:val="clear" w:color="auto" w:fill="1B7F7A"/>
            <w:tcMar>
              <w:top w:w="70" w:type="dxa"/>
              <w:left w:w="90" w:type="dxa"/>
              <w:bottom w:w="70" w:type="dxa"/>
              <w:right w:w="90" w:type="dxa"/>
            </w:tcMar>
            <w:vAlign w:val="center"/>
            <w:tcPrChange w:author="gracia.lanza" w:date="2026-10-04T15:22:03.104Z" w:id="900595297">
              <w:tcPr>
                <w:tcW w:w="1300" w:type="dxa"/>
                <w:shd w:val="clear" w:color="auto" w:fill="1B7F7A"/>
                <w:tcMar>
                  <w:top w:w="70" w:type="dxa"/>
                  <w:left w:w="90" w:type="dxa"/>
                  <w:bottom w:w="70" w:type="dxa"/>
                  <w:right w:w="90" w:type="dxa"/>
                </w:tcMar>
                <w:vAlign w:val="center"/>
              </w:tcPr>
            </w:tcPrChange>
          </w:tcPr>
          <w:p w:rsidR="00036239" w:rsidRDefault="00111048" w14:paraId="688F07DE" w14:textId="77777777">
            <w:pPr>
              <w:spacing w:after="20"/>
            </w:pPr>
            <w:r>
              <w:rPr>
                <w:rFonts w:ascii="Aptos" w:hAnsi="Aptos"/>
                <w:b/>
                <w:color w:val="FFFFFF"/>
                <w:sz w:val="14"/>
              </w:rPr>
              <w:t>Pathway type</w:t>
            </w:r>
          </w:p>
        </w:tc>
        <w:tc>
          <w:tcPr>
            <w:tcW w:w="2200" w:type="dxa"/>
            <w:shd w:val="clear" w:color="auto" w:fill="1B7F7A"/>
            <w:tcMar>
              <w:top w:w="70" w:type="dxa"/>
              <w:left w:w="90" w:type="dxa"/>
              <w:bottom w:w="70" w:type="dxa"/>
              <w:right w:w="90" w:type="dxa"/>
            </w:tcMar>
            <w:vAlign w:val="center"/>
            <w:tcPrChange w:author="gracia.lanza" w:date="2026-10-04T15:22:03.104Z" w:id="1416952018">
              <w:tcPr>
                <w:tcW w:w="2200" w:type="dxa"/>
                <w:shd w:val="clear" w:color="auto" w:fill="1B7F7A"/>
                <w:tcMar>
                  <w:top w:w="70" w:type="dxa"/>
                  <w:left w:w="90" w:type="dxa"/>
                  <w:bottom w:w="70" w:type="dxa"/>
                  <w:right w:w="90" w:type="dxa"/>
                </w:tcMar>
                <w:vAlign w:val="center"/>
              </w:tcPr>
            </w:tcPrChange>
          </w:tcPr>
          <w:p w:rsidR="00036239" w:rsidRDefault="00111048" w14:paraId="522DC0A4" w14:textId="77777777">
            <w:pPr>
              <w:spacing w:after="20"/>
            </w:pPr>
            <w:r>
              <w:rPr>
                <w:rFonts w:ascii="Aptos" w:hAnsi="Aptos"/>
                <w:b/>
                <w:color w:val="FFFFFF"/>
                <w:sz w:val="14"/>
              </w:rPr>
              <w:t>KPIs (output / outcome / impact)</w:t>
            </w:r>
          </w:p>
        </w:tc>
        <w:tc>
          <w:tcPr>
            <w:tcW w:w="2020" w:type="dxa"/>
            <w:shd w:val="clear" w:color="auto" w:fill="1B7F7A"/>
            <w:tcMar>
              <w:top w:w="70" w:type="dxa"/>
              <w:left w:w="90" w:type="dxa"/>
              <w:bottom w:w="70" w:type="dxa"/>
              <w:right w:w="90" w:type="dxa"/>
            </w:tcMar>
            <w:vAlign w:val="center"/>
            <w:tcPrChange w:author="gracia.lanza" w:date="2026-10-04T15:22:03.105Z" w:id="78281418">
              <w:tcPr>
                <w:tcW w:w="2020" w:type="dxa"/>
                <w:shd w:val="clear" w:color="auto" w:fill="1B7F7A"/>
                <w:tcMar>
                  <w:top w:w="70" w:type="dxa"/>
                  <w:left w:w="90" w:type="dxa"/>
                  <w:bottom w:w="70" w:type="dxa"/>
                  <w:right w:w="90" w:type="dxa"/>
                </w:tcMar>
                <w:vAlign w:val="center"/>
              </w:tcPr>
            </w:tcPrChange>
          </w:tcPr>
          <w:p w:rsidR="00036239" w:rsidRDefault="00111048" w14:paraId="40442A1F" w14:textId="77777777">
            <w:pPr>
              <w:spacing w:after="20"/>
            </w:pPr>
            <w:r>
              <w:rPr>
                <w:rFonts w:ascii="Aptos" w:hAnsi="Aptos"/>
                <w:b/>
                <w:color w:val="FFFFFF"/>
                <w:sz w:val="14"/>
              </w:rPr>
              <w:t>Thrust</w:t>
            </w:r>
          </w:p>
        </w:tc>
      </w:tr>
      <w:tr w:rsidR="00036239" w:rsidTr="3E3E05C4" w14:paraId="1B5A3392" w14:textId="77777777">
        <w:trPr>
          <w:trHeight w:val="300"/>
          <w:trPrChange w:author="gracia.lanza" w:date="2026-10-04T15:22:02.56Z" w16du:dateUtc="2026-10-04T15:22:02.56Z" w:id="348253194">
            <w:trPr>
              <w:trHeight w:val="300"/>
            </w:trPr>
          </w:trPrChange>
        </w:trPr>
        <w:tc>
          <w:tcPr>
            <w:tcW w:w="700" w:type="dxa"/>
            <w:tcMar>
              <w:top w:w="70" w:type="dxa"/>
              <w:left w:w="90" w:type="dxa"/>
              <w:bottom w:w="70" w:type="dxa"/>
              <w:right w:w="90" w:type="dxa"/>
            </w:tcMar>
            <w:vAlign w:val="center"/>
            <w:tcPrChange w:author="gracia.lanza" w:date="2026-10-04T15:22:03.105Z" w:id="299027076">
              <w:tcPr>
                <w:tcW w:w="700" w:type="dxa"/>
                <w:tcMar>
                  <w:top w:w="70" w:type="dxa"/>
                  <w:left w:w="90" w:type="dxa"/>
                  <w:bottom w:w="70" w:type="dxa"/>
                  <w:right w:w="90" w:type="dxa"/>
                </w:tcMar>
                <w:vAlign w:val="center"/>
              </w:tcPr>
            </w:tcPrChange>
          </w:tcPr>
          <w:p w:rsidR="00036239" w:rsidRDefault="00111048" w14:paraId="269F01B3" w14:textId="77777777">
            <w:pPr>
              <w:spacing w:after="20"/>
            </w:pPr>
            <w:r>
              <w:rPr>
                <w:rFonts w:ascii="Aptos" w:hAnsi="Aptos"/>
                <w:b/>
                <w:color w:val="243746"/>
                <w:sz w:val="14"/>
              </w:rPr>
              <w:t>1</w:t>
            </w:r>
          </w:p>
        </w:tc>
        <w:tc>
          <w:tcPr>
            <w:tcW w:w="3495" w:type="dxa"/>
            <w:tcMar>
              <w:top w:w="70" w:type="dxa"/>
              <w:left w:w="90" w:type="dxa"/>
              <w:bottom w:w="70" w:type="dxa"/>
              <w:right w:w="90" w:type="dxa"/>
            </w:tcMar>
            <w:vAlign w:val="center"/>
            <w:tcPrChange w:author="gracia.lanza" w:date="2026-10-04T15:22:03.105Z" w:id="709493964">
              <w:tcPr>
                <w:tcW w:w="3500" w:type="dxa"/>
                <w:tcMar>
                  <w:top w:w="70" w:type="dxa"/>
                  <w:left w:w="90" w:type="dxa"/>
                  <w:bottom w:w="70" w:type="dxa"/>
                  <w:right w:w="90" w:type="dxa"/>
                </w:tcMar>
                <w:vAlign w:val="center"/>
              </w:tcPr>
            </w:tcPrChange>
          </w:tcPr>
          <w:p w:rsidR="00036239" w:rsidRDefault="00111048" w14:paraId="3D10EDC5" w14:textId="77777777">
            <w:pPr>
              <w:spacing w:after="20"/>
            </w:pPr>
            <w:r>
              <w:rPr>
                <w:rFonts w:ascii="Aptos" w:hAnsi="Aptos"/>
                <w:color w:val="243746"/>
                <w:sz w:val="14"/>
              </w:rPr>
              <w:t>Innovation development and scaling</w:t>
            </w:r>
          </w:p>
        </w:tc>
        <w:tc>
          <w:tcPr>
            <w:tcW w:w="1305" w:type="dxa"/>
            <w:tcMar>
              <w:top w:w="70" w:type="dxa"/>
              <w:left w:w="90" w:type="dxa"/>
              <w:bottom w:w="70" w:type="dxa"/>
              <w:right w:w="90" w:type="dxa"/>
            </w:tcMar>
            <w:vAlign w:val="center"/>
            <w:tcPrChange w:author="gracia.lanza" w:date="2026-10-04T15:22:03.105Z" w:id="244894030">
              <w:tcPr>
                <w:tcW w:w="1300" w:type="dxa"/>
                <w:tcMar>
                  <w:top w:w="70" w:type="dxa"/>
                  <w:left w:w="90" w:type="dxa"/>
                  <w:bottom w:w="70" w:type="dxa"/>
                  <w:right w:w="90" w:type="dxa"/>
                </w:tcMar>
                <w:vAlign w:val="center"/>
              </w:tcPr>
            </w:tcPrChange>
          </w:tcPr>
          <w:p w:rsidR="00036239" w:rsidRDefault="00111048" w14:paraId="4D7E6BD1" w14:textId="77777777">
            <w:pPr>
              <w:spacing w:after="20"/>
            </w:pPr>
            <w:r>
              <w:rPr>
                <w:rFonts w:ascii="Aptos" w:hAnsi="Aptos"/>
                <w:color w:val="243746"/>
                <w:sz w:val="14"/>
              </w:rPr>
              <w:t>Impact</w:t>
            </w:r>
          </w:p>
        </w:tc>
        <w:tc>
          <w:tcPr>
            <w:tcW w:w="2200" w:type="dxa"/>
            <w:tcMar>
              <w:top w:w="70" w:type="dxa"/>
              <w:left w:w="90" w:type="dxa"/>
              <w:bottom w:w="70" w:type="dxa"/>
              <w:right w:w="90" w:type="dxa"/>
            </w:tcMar>
            <w:vAlign w:val="center"/>
            <w:tcPrChange w:author="gracia.lanza" w:date="2026-10-04T15:22:03.105Z" w:id="719124273">
              <w:tcPr>
                <w:tcW w:w="2200" w:type="dxa"/>
                <w:tcMar>
                  <w:top w:w="70" w:type="dxa"/>
                  <w:left w:w="90" w:type="dxa"/>
                  <w:bottom w:w="70" w:type="dxa"/>
                  <w:right w:w="90" w:type="dxa"/>
                </w:tcMar>
                <w:vAlign w:val="center"/>
              </w:tcPr>
            </w:tcPrChange>
          </w:tcPr>
          <w:p w:rsidR="00036239" w:rsidRDefault="00111048" w14:paraId="05FB152F" w14:textId="77777777">
            <w:pPr>
              <w:spacing w:after="20"/>
            </w:pPr>
            <w:r>
              <w:rPr>
                <w:rFonts w:ascii="Aptos" w:hAnsi="Aptos"/>
                <w:color w:val="243746"/>
                <w:sz w:val="14"/>
              </w:rPr>
              <w:t>15 (7 / 7 / 1)</w:t>
            </w:r>
          </w:p>
        </w:tc>
        <w:tc>
          <w:tcPr>
            <w:tcW w:w="2020" w:type="dxa"/>
            <w:tcMar>
              <w:top w:w="70" w:type="dxa"/>
              <w:left w:w="90" w:type="dxa"/>
              <w:bottom w:w="70" w:type="dxa"/>
              <w:right w:w="90" w:type="dxa"/>
            </w:tcMar>
            <w:vAlign w:val="center"/>
            <w:tcPrChange w:author="gracia.lanza" w:date="2026-10-04T15:22:03.105Z" w:id="153312556">
              <w:tcPr>
                <w:tcW w:w="2020" w:type="dxa"/>
                <w:tcMar>
                  <w:top w:w="70" w:type="dxa"/>
                  <w:left w:w="90" w:type="dxa"/>
                  <w:bottom w:w="70" w:type="dxa"/>
                  <w:right w:w="90" w:type="dxa"/>
                </w:tcMar>
                <w:vAlign w:val="center"/>
              </w:tcPr>
            </w:tcPrChange>
          </w:tcPr>
          <w:p w:rsidR="00036239" w:rsidRDefault="00111048" w14:paraId="0C6860E7" w14:textId="77777777">
            <w:pPr>
              <w:spacing w:after="20"/>
            </w:pPr>
            <w:r>
              <w:rPr>
                <w:rFonts w:ascii="Aptos" w:hAnsi="Aptos"/>
                <w:color w:val="243746"/>
                <w:sz w:val="14"/>
              </w:rPr>
              <w:t>Cross-cutting</w:t>
            </w:r>
          </w:p>
        </w:tc>
      </w:tr>
      <w:tr w:rsidR="00036239" w:rsidTr="3E3E05C4" w14:paraId="3D2F4FFE" w14:textId="77777777">
        <w:trPr>
          <w:trHeight w:val="300"/>
          <w:trPrChange w:author="gracia.lanza" w:date="2026-10-04T15:22:02.561Z" w16du:dateUtc="2026-10-04T15:22:02.561Z" w:id="162071288">
            <w:trPr>
              <w:trHeight w:val="300"/>
            </w:trPr>
          </w:trPrChange>
        </w:trPr>
        <w:tc>
          <w:tcPr>
            <w:tcW w:w="700" w:type="dxa"/>
            <w:tcMar>
              <w:top w:w="70" w:type="dxa"/>
              <w:left w:w="90" w:type="dxa"/>
              <w:bottom w:w="70" w:type="dxa"/>
              <w:right w:w="90" w:type="dxa"/>
            </w:tcMar>
            <w:vAlign w:val="center"/>
            <w:tcPrChange w:author="gracia.lanza" w:date="2026-10-04T15:22:03.105Z" w:id="2020122956">
              <w:tcPr>
                <w:tcW w:w="700" w:type="dxa"/>
                <w:tcMar>
                  <w:top w:w="70" w:type="dxa"/>
                  <w:left w:w="90" w:type="dxa"/>
                  <w:bottom w:w="70" w:type="dxa"/>
                  <w:right w:w="90" w:type="dxa"/>
                </w:tcMar>
                <w:vAlign w:val="center"/>
              </w:tcPr>
            </w:tcPrChange>
          </w:tcPr>
          <w:p w:rsidR="00036239" w:rsidRDefault="00111048" w14:paraId="6E791D9C" w14:textId="77777777">
            <w:pPr>
              <w:spacing w:after="20"/>
            </w:pPr>
            <w:r>
              <w:rPr>
                <w:rFonts w:ascii="Aptos" w:hAnsi="Aptos"/>
                <w:b/>
                <w:color w:val="243746"/>
                <w:sz w:val="14"/>
              </w:rPr>
              <w:t>2</w:t>
            </w:r>
          </w:p>
        </w:tc>
        <w:tc>
          <w:tcPr>
            <w:tcW w:w="3495" w:type="dxa"/>
            <w:tcMar>
              <w:top w:w="70" w:type="dxa"/>
              <w:left w:w="90" w:type="dxa"/>
              <w:bottom w:w="70" w:type="dxa"/>
              <w:right w:w="90" w:type="dxa"/>
            </w:tcMar>
            <w:vAlign w:val="center"/>
            <w:tcPrChange w:author="gracia.lanza" w:date="2026-10-04T15:22:03.105Z" w:id="1241402817">
              <w:tcPr>
                <w:tcW w:w="3500" w:type="dxa"/>
                <w:tcMar>
                  <w:top w:w="70" w:type="dxa"/>
                  <w:left w:w="90" w:type="dxa"/>
                  <w:bottom w:w="70" w:type="dxa"/>
                  <w:right w:w="90" w:type="dxa"/>
                </w:tcMar>
                <w:vAlign w:val="center"/>
              </w:tcPr>
            </w:tcPrChange>
          </w:tcPr>
          <w:p w:rsidR="00036239" w:rsidRDefault="00111048" w14:paraId="3771E501" w14:textId="77777777">
            <w:pPr>
              <w:spacing w:after="20"/>
            </w:pPr>
            <w:r>
              <w:rPr>
                <w:rFonts w:ascii="Aptos" w:hAnsi="Aptos"/>
                <w:color w:val="243746"/>
                <w:sz w:val="14"/>
              </w:rPr>
              <w:t>Capacity, data and institutions</w:t>
            </w:r>
          </w:p>
        </w:tc>
        <w:tc>
          <w:tcPr>
            <w:tcW w:w="1305" w:type="dxa"/>
            <w:tcMar>
              <w:top w:w="70" w:type="dxa"/>
              <w:left w:w="90" w:type="dxa"/>
              <w:bottom w:w="70" w:type="dxa"/>
              <w:right w:w="90" w:type="dxa"/>
            </w:tcMar>
            <w:vAlign w:val="center"/>
            <w:tcPrChange w:author="gracia.lanza" w:date="2026-10-04T15:22:03.105Z" w:id="2122336563">
              <w:tcPr>
                <w:tcW w:w="1300" w:type="dxa"/>
                <w:tcMar>
                  <w:top w:w="70" w:type="dxa"/>
                  <w:left w:w="90" w:type="dxa"/>
                  <w:bottom w:w="70" w:type="dxa"/>
                  <w:right w:w="90" w:type="dxa"/>
                </w:tcMar>
                <w:vAlign w:val="center"/>
              </w:tcPr>
            </w:tcPrChange>
          </w:tcPr>
          <w:p w:rsidR="00036239" w:rsidRDefault="00111048" w14:paraId="276B309B" w14:textId="77777777">
            <w:pPr>
              <w:spacing w:after="20"/>
            </w:pPr>
            <w:r>
              <w:rPr>
                <w:rFonts w:ascii="Aptos" w:hAnsi="Aptos"/>
                <w:color w:val="243746"/>
                <w:sz w:val="14"/>
              </w:rPr>
              <w:t>Impact</w:t>
            </w:r>
          </w:p>
        </w:tc>
        <w:tc>
          <w:tcPr>
            <w:tcW w:w="2200" w:type="dxa"/>
            <w:tcMar>
              <w:top w:w="70" w:type="dxa"/>
              <w:left w:w="90" w:type="dxa"/>
              <w:bottom w:w="70" w:type="dxa"/>
              <w:right w:w="90" w:type="dxa"/>
            </w:tcMar>
            <w:vAlign w:val="center"/>
            <w:tcPrChange w:author="gracia.lanza" w:date="2026-10-04T15:22:03.105Z" w:id="1814114153">
              <w:tcPr>
                <w:tcW w:w="2200" w:type="dxa"/>
                <w:tcMar>
                  <w:top w:w="70" w:type="dxa"/>
                  <w:left w:w="90" w:type="dxa"/>
                  <w:bottom w:w="70" w:type="dxa"/>
                  <w:right w:w="90" w:type="dxa"/>
                </w:tcMar>
                <w:vAlign w:val="center"/>
              </w:tcPr>
            </w:tcPrChange>
          </w:tcPr>
          <w:p w:rsidR="00036239" w:rsidRDefault="00111048" w14:paraId="56346A99" w14:textId="77777777">
            <w:pPr>
              <w:spacing w:after="20"/>
            </w:pPr>
            <w:r>
              <w:rPr>
                <w:rFonts w:ascii="Aptos" w:hAnsi="Aptos"/>
                <w:color w:val="243746"/>
                <w:sz w:val="14"/>
              </w:rPr>
              <w:t>10 (5 / 5 / 0)</w:t>
            </w:r>
          </w:p>
        </w:tc>
        <w:tc>
          <w:tcPr>
            <w:tcW w:w="2020" w:type="dxa"/>
            <w:tcMar>
              <w:top w:w="70" w:type="dxa"/>
              <w:left w:w="90" w:type="dxa"/>
              <w:bottom w:w="70" w:type="dxa"/>
              <w:right w:w="90" w:type="dxa"/>
            </w:tcMar>
            <w:vAlign w:val="center"/>
            <w:tcPrChange w:author="gracia.lanza" w:date="2026-10-04T15:22:03.105Z" w:id="1053690635">
              <w:tcPr>
                <w:tcW w:w="2020" w:type="dxa"/>
                <w:tcMar>
                  <w:top w:w="70" w:type="dxa"/>
                  <w:left w:w="90" w:type="dxa"/>
                  <w:bottom w:w="70" w:type="dxa"/>
                  <w:right w:w="90" w:type="dxa"/>
                </w:tcMar>
                <w:vAlign w:val="center"/>
              </w:tcPr>
            </w:tcPrChange>
          </w:tcPr>
          <w:p w:rsidR="00036239" w:rsidRDefault="00111048" w14:paraId="33EA4394" w14:textId="77777777">
            <w:pPr>
              <w:spacing w:after="20"/>
            </w:pPr>
            <w:r>
              <w:rPr>
                <w:rFonts w:ascii="Aptos" w:hAnsi="Aptos"/>
                <w:color w:val="243746"/>
                <w:sz w:val="14"/>
              </w:rPr>
              <w:t>Peace</w:t>
            </w:r>
          </w:p>
        </w:tc>
      </w:tr>
      <w:tr w:rsidR="00036239" w:rsidTr="3E3E05C4" w14:paraId="7A504127" w14:textId="77777777">
        <w:trPr>
          <w:trHeight w:val="300"/>
          <w:trPrChange w:author="gracia.lanza" w:date="2026-10-04T15:22:02.563Z" w16du:dateUtc="2026-10-04T15:22:02.563Z" w:id="127601956">
            <w:trPr>
              <w:trHeight w:val="300"/>
            </w:trPr>
          </w:trPrChange>
        </w:trPr>
        <w:tc>
          <w:tcPr>
            <w:tcW w:w="700" w:type="dxa"/>
            <w:tcMar>
              <w:top w:w="70" w:type="dxa"/>
              <w:left w:w="90" w:type="dxa"/>
              <w:bottom w:w="70" w:type="dxa"/>
              <w:right w:w="90" w:type="dxa"/>
            </w:tcMar>
            <w:vAlign w:val="center"/>
            <w:tcPrChange w:author="gracia.lanza" w:date="2026-10-04T15:22:03.106Z" w:id="1648277518">
              <w:tcPr>
                <w:tcW w:w="700" w:type="dxa"/>
                <w:tcMar>
                  <w:top w:w="70" w:type="dxa"/>
                  <w:left w:w="90" w:type="dxa"/>
                  <w:bottom w:w="70" w:type="dxa"/>
                  <w:right w:w="90" w:type="dxa"/>
                </w:tcMar>
                <w:vAlign w:val="center"/>
              </w:tcPr>
            </w:tcPrChange>
          </w:tcPr>
          <w:p w:rsidR="00036239" w:rsidRDefault="00111048" w14:paraId="5B1CAB33" w14:textId="77777777">
            <w:pPr>
              <w:spacing w:after="20"/>
            </w:pPr>
            <w:r>
              <w:rPr>
                <w:rFonts w:ascii="Aptos" w:hAnsi="Aptos"/>
                <w:b/>
                <w:color w:val="243746"/>
                <w:sz w:val="14"/>
              </w:rPr>
              <w:t>3</w:t>
            </w:r>
          </w:p>
        </w:tc>
        <w:tc>
          <w:tcPr>
            <w:tcW w:w="3495" w:type="dxa"/>
            <w:tcMar>
              <w:top w:w="70" w:type="dxa"/>
              <w:left w:w="90" w:type="dxa"/>
              <w:bottom w:w="70" w:type="dxa"/>
              <w:right w:w="90" w:type="dxa"/>
            </w:tcMar>
            <w:vAlign w:val="center"/>
            <w:tcPrChange w:author="gracia.lanza" w:date="2026-10-04T15:22:03.106Z" w:id="563683130">
              <w:tcPr>
                <w:tcW w:w="3500" w:type="dxa"/>
                <w:tcMar>
                  <w:top w:w="70" w:type="dxa"/>
                  <w:left w:w="90" w:type="dxa"/>
                  <w:bottom w:w="70" w:type="dxa"/>
                  <w:right w:w="90" w:type="dxa"/>
                </w:tcMar>
                <w:vAlign w:val="center"/>
              </w:tcPr>
            </w:tcPrChange>
          </w:tcPr>
          <w:p w:rsidR="00036239" w:rsidRDefault="00111048" w14:paraId="75E09AE4" w14:textId="77777777">
            <w:pPr>
              <w:spacing w:after="20"/>
              <w:rPr>
                <w:rFonts w:ascii="Aptos" w:hAnsi="Aptos"/>
                <w:color w:val="243746"/>
                <w:sz w:val="14"/>
                <w:szCs w:val="14"/>
              </w:rPr>
            </w:pPr>
            <w:commentRangeStart w:id="11"/>
            <w:r w:rsidRPr="65D5DF94">
              <w:rPr>
                <w:rFonts w:ascii="Aptos" w:hAnsi="Aptos"/>
                <w:color w:val="243746"/>
                <w:sz w:val="14"/>
                <w:szCs w:val="14"/>
              </w:rPr>
              <w:t>Nutrition and food security</w:t>
            </w:r>
            <w:commentRangeEnd w:id="11"/>
            <w:r>
              <w:rPr>
                <w:rStyle w:val="CommentReference"/>
                <w:rFonts w:ascii="Aptos" w:hAnsi="Aptos"/>
                <w:color w:val="243746"/>
                <w:sz w:val="14"/>
                <w:szCs w:val="14"/>
              </w:rPr>
              <w:commentReference w:id="11"/>
            </w:r>
          </w:p>
        </w:tc>
        <w:tc>
          <w:tcPr>
            <w:tcW w:w="1305" w:type="dxa"/>
            <w:tcMar>
              <w:top w:w="70" w:type="dxa"/>
              <w:left w:w="90" w:type="dxa"/>
              <w:bottom w:w="70" w:type="dxa"/>
              <w:right w:w="90" w:type="dxa"/>
            </w:tcMar>
            <w:vAlign w:val="center"/>
            <w:tcPrChange w:author="gracia.lanza" w:date="2026-10-04T15:22:03.106Z" w:id="939116862">
              <w:tcPr>
                <w:tcW w:w="1300" w:type="dxa"/>
                <w:tcMar>
                  <w:top w:w="70" w:type="dxa"/>
                  <w:left w:w="90" w:type="dxa"/>
                  <w:bottom w:w="70" w:type="dxa"/>
                  <w:right w:w="90" w:type="dxa"/>
                </w:tcMar>
                <w:vAlign w:val="center"/>
              </w:tcPr>
            </w:tcPrChange>
          </w:tcPr>
          <w:p w:rsidR="00036239" w:rsidRDefault="00111048" w14:paraId="44A31517" w14:textId="77777777">
            <w:pPr>
              <w:spacing w:after="20"/>
            </w:pPr>
            <w:r>
              <w:rPr>
                <w:rFonts w:ascii="Aptos" w:hAnsi="Aptos"/>
                <w:color w:val="243746"/>
                <w:sz w:val="14"/>
              </w:rPr>
              <w:t>Impact</w:t>
            </w:r>
          </w:p>
        </w:tc>
        <w:tc>
          <w:tcPr>
            <w:tcW w:w="2200" w:type="dxa"/>
            <w:tcMar>
              <w:top w:w="70" w:type="dxa"/>
              <w:left w:w="90" w:type="dxa"/>
              <w:bottom w:w="70" w:type="dxa"/>
              <w:right w:w="90" w:type="dxa"/>
            </w:tcMar>
            <w:vAlign w:val="center"/>
            <w:tcPrChange w:author="gracia.lanza" w:date="2026-10-04T15:22:03.106Z" w:id="867167345">
              <w:tcPr>
                <w:tcW w:w="2200" w:type="dxa"/>
                <w:tcMar>
                  <w:top w:w="70" w:type="dxa"/>
                  <w:left w:w="90" w:type="dxa"/>
                  <w:bottom w:w="70" w:type="dxa"/>
                  <w:right w:w="90" w:type="dxa"/>
                </w:tcMar>
                <w:vAlign w:val="center"/>
              </w:tcPr>
            </w:tcPrChange>
          </w:tcPr>
          <w:p w:rsidR="00036239" w:rsidRDefault="00111048" w14:paraId="3F6CDB5D" w14:textId="77777777">
            <w:pPr>
              <w:spacing w:after="20"/>
            </w:pPr>
            <w:r>
              <w:rPr>
                <w:rFonts w:ascii="Aptos" w:hAnsi="Aptos"/>
                <w:color w:val="243746"/>
                <w:sz w:val="14"/>
              </w:rPr>
              <w:t>12 (4 / 7 / 1)</w:t>
            </w:r>
          </w:p>
        </w:tc>
        <w:tc>
          <w:tcPr>
            <w:tcW w:w="2020" w:type="dxa"/>
            <w:tcMar>
              <w:top w:w="70" w:type="dxa"/>
              <w:left w:w="90" w:type="dxa"/>
              <w:bottom w:w="70" w:type="dxa"/>
              <w:right w:w="90" w:type="dxa"/>
            </w:tcMar>
            <w:vAlign w:val="center"/>
            <w:tcPrChange w:author="gracia.lanza" w:date="2026-10-04T15:22:03.106Z" w:id="469421522">
              <w:tcPr>
                <w:tcW w:w="2020" w:type="dxa"/>
                <w:tcMar>
                  <w:top w:w="70" w:type="dxa"/>
                  <w:left w:w="90" w:type="dxa"/>
                  <w:bottom w:w="70" w:type="dxa"/>
                  <w:right w:w="90" w:type="dxa"/>
                </w:tcMar>
                <w:vAlign w:val="center"/>
              </w:tcPr>
            </w:tcPrChange>
          </w:tcPr>
          <w:p w:rsidR="00036239" w:rsidRDefault="00532EC4" w14:paraId="4E28479D" w14:textId="1399FC1B">
            <w:pPr>
              <w:spacing w:after="20"/>
            </w:pPr>
            <w:r>
              <w:rPr>
                <w:rFonts w:ascii="Aptos" w:hAnsi="Aptos"/>
                <w:color w:val="243746"/>
                <w:sz w:val="14"/>
              </w:rPr>
              <w:t>Peace</w:t>
            </w:r>
          </w:p>
        </w:tc>
      </w:tr>
      <w:tr w:rsidR="00036239" w:rsidTr="3E3E05C4" w14:paraId="29F9B81D" w14:textId="77777777">
        <w:trPr>
          <w:trHeight w:val="300"/>
          <w:trPrChange w:author="gracia.lanza" w:date="2026-10-04T15:22:02.566Z" w16du:dateUtc="2026-10-04T15:22:02.566Z" w:id="2134861448">
            <w:trPr>
              <w:trHeight w:val="300"/>
            </w:trPr>
          </w:trPrChange>
        </w:trPr>
        <w:tc>
          <w:tcPr>
            <w:tcW w:w="700" w:type="dxa"/>
            <w:tcMar>
              <w:top w:w="70" w:type="dxa"/>
              <w:left w:w="90" w:type="dxa"/>
              <w:bottom w:w="70" w:type="dxa"/>
              <w:right w:w="90" w:type="dxa"/>
            </w:tcMar>
            <w:vAlign w:val="center"/>
            <w:tcPrChange w:author="gracia.lanza" w:date="2026-10-04T15:22:03.106Z" w:id="914816937">
              <w:tcPr>
                <w:tcW w:w="700" w:type="dxa"/>
                <w:tcMar>
                  <w:top w:w="70" w:type="dxa"/>
                  <w:left w:w="90" w:type="dxa"/>
                  <w:bottom w:w="70" w:type="dxa"/>
                  <w:right w:w="90" w:type="dxa"/>
                </w:tcMar>
                <w:vAlign w:val="center"/>
              </w:tcPr>
            </w:tcPrChange>
          </w:tcPr>
          <w:p w:rsidR="00036239" w:rsidRDefault="00111048" w14:paraId="73E05D51" w14:textId="77777777">
            <w:pPr>
              <w:spacing w:after="20"/>
            </w:pPr>
            <w:r>
              <w:rPr>
                <w:rFonts w:ascii="Aptos" w:hAnsi="Aptos"/>
                <w:b/>
                <w:color w:val="243746"/>
                <w:sz w:val="14"/>
              </w:rPr>
              <w:t>4</w:t>
            </w:r>
          </w:p>
        </w:tc>
        <w:tc>
          <w:tcPr>
            <w:tcW w:w="3495" w:type="dxa"/>
            <w:tcMar>
              <w:top w:w="70" w:type="dxa"/>
              <w:left w:w="90" w:type="dxa"/>
              <w:bottom w:w="70" w:type="dxa"/>
              <w:right w:w="90" w:type="dxa"/>
            </w:tcMar>
            <w:vAlign w:val="center"/>
            <w:tcPrChange w:author="gracia.lanza" w:date="2026-10-04T15:22:03.106Z" w:id="1526253606">
              <w:tcPr>
                <w:tcW w:w="3500" w:type="dxa"/>
                <w:tcMar>
                  <w:top w:w="70" w:type="dxa"/>
                  <w:left w:w="90" w:type="dxa"/>
                  <w:bottom w:w="70" w:type="dxa"/>
                  <w:right w:w="90" w:type="dxa"/>
                </w:tcMar>
                <w:vAlign w:val="center"/>
              </w:tcPr>
            </w:tcPrChange>
          </w:tcPr>
          <w:p w:rsidR="00036239" w:rsidRDefault="00111048" w14:paraId="0168D8DA" w14:textId="77777777">
            <w:pPr>
              <w:spacing w:after="20"/>
            </w:pPr>
            <w:r>
              <w:rPr>
                <w:rFonts w:ascii="Aptos" w:hAnsi="Aptos"/>
                <w:color w:val="243746"/>
                <w:sz w:val="14"/>
              </w:rPr>
              <w:t>Genetic resources, breeding and seed systems</w:t>
            </w:r>
          </w:p>
        </w:tc>
        <w:tc>
          <w:tcPr>
            <w:tcW w:w="1305" w:type="dxa"/>
            <w:tcMar>
              <w:top w:w="70" w:type="dxa"/>
              <w:left w:w="90" w:type="dxa"/>
              <w:bottom w:w="70" w:type="dxa"/>
              <w:right w:w="90" w:type="dxa"/>
            </w:tcMar>
            <w:vAlign w:val="center"/>
            <w:tcPrChange w:author="gracia.lanza" w:date="2026-10-04T15:22:03.106Z" w:id="1929256851">
              <w:tcPr>
                <w:tcW w:w="1300" w:type="dxa"/>
                <w:tcMar>
                  <w:top w:w="70" w:type="dxa"/>
                  <w:left w:w="90" w:type="dxa"/>
                  <w:bottom w:w="70" w:type="dxa"/>
                  <w:right w:w="90" w:type="dxa"/>
                </w:tcMar>
                <w:vAlign w:val="center"/>
              </w:tcPr>
            </w:tcPrChange>
          </w:tcPr>
          <w:p w:rsidR="00036239" w:rsidRDefault="00111048" w14:paraId="2E53D061" w14:textId="77777777">
            <w:pPr>
              <w:spacing w:after="20"/>
            </w:pPr>
            <w:r>
              <w:rPr>
                <w:rFonts w:ascii="Aptos" w:hAnsi="Aptos"/>
                <w:color w:val="243746"/>
                <w:sz w:val="14"/>
              </w:rPr>
              <w:t>Impact</w:t>
            </w:r>
          </w:p>
        </w:tc>
        <w:tc>
          <w:tcPr>
            <w:tcW w:w="2200" w:type="dxa"/>
            <w:tcMar>
              <w:top w:w="70" w:type="dxa"/>
              <w:left w:w="90" w:type="dxa"/>
              <w:bottom w:w="70" w:type="dxa"/>
              <w:right w:w="90" w:type="dxa"/>
            </w:tcMar>
            <w:vAlign w:val="center"/>
            <w:tcPrChange w:author="gracia.lanza" w:date="2026-10-04T15:22:03.106Z" w:id="2062159368">
              <w:tcPr>
                <w:tcW w:w="2200" w:type="dxa"/>
                <w:tcMar>
                  <w:top w:w="70" w:type="dxa"/>
                  <w:left w:w="90" w:type="dxa"/>
                  <w:bottom w:w="70" w:type="dxa"/>
                  <w:right w:w="90" w:type="dxa"/>
                </w:tcMar>
                <w:vAlign w:val="center"/>
              </w:tcPr>
            </w:tcPrChange>
          </w:tcPr>
          <w:p w:rsidR="00036239" w:rsidRDefault="00111048" w14:paraId="606DE105" w14:textId="77777777">
            <w:pPr>
              <w:spacing w:after="20"/>
            </w:pPr>
            <w:r>
              <w:rPr>
                <w:rFonts w:ascii="Aptos" w:hAnsi="Aptos"/>
                <w:color w:val="243746"/>
                <w:sz w:val="14"/>
              </w:rPr>
              <w:t>11 (8 / 3 / 0)</w:t>
            </w:r>
          </w:p>
        </w:tc>
        <w:tc>
          <w:tcPr>
            <w:tcW w:w="2020" w:type="dxa"/>
            <w:tcMar>
              <w:top w:w="70" w:type="dxa"/>
              <w:left w:w="90" w:type="dxa"/>
              <w:bottom w:w="70" w:type="dxa"/>
              <w:right w:w="90" w:type="dxa"/>
            </w:tcMar>
            <w:vAlign w:val="center"/>
            <w:tcPrChange w:author="gracia.lanza" w:date="2026-10-04T15:22:03.106Z" w:id="1688626697">
              <w:tcPr>
                <w:tcW w:w="2020" w:type="dxa"/>
                <w:tcMar>
                  <w:top w:w="70" w:type="dxa"/>
                  <w:left w:w="90" w:type="dxa"/>
                  <w:bottom w:w="70" w:type="dxa"/>
                  <w:right w:w="90" w:type="dxa"/>
                </w:tcMar>
                <w:vAlign w:val="center"/>
              </w:tcPr>
            </w:tcPrChange>
          </w:tcPr>
          <w:p w:rsidR="00036239" w:rsidRDefault="00111048" w14:paraId="725E629B" w14:textId="77777777">
            <w:pPr>
              <w:spacing w:after="20"/>
            </w:pPr>
            <w:r>
              <w:rPr>
                <w:rFonts w:ascii="Aptos" w:hAnsi="Aptos"/>
                <w:color w:val="243746"/>
                <w:sz w:val="14"/>
              </w:rPr>
              <w:t>Human Wellbeing</w:t>
            </w:r>
          </w:p>
        </w:tc>
      </w:tr>
      <w:tr w:rsidR="00036239" w:rsidTr="3E3E05C4" w14:paraId="5CD25EE7" w14:textId="77777777">
        <w:trPr>
          <w:trHeight w:val="300"/>
          <w:trPrChange w:author="gracia.lanza" w:date="2026-10-04T15:22:02.568Z" w16du:dateUtc="2026-10-04T15:22:02.568Z" w:id="934201035">
            <w:trPr>
              <w:trHeight w:val="300"/>
            </w:trPr>
          </w:trPrChange>
        </w:trPr>
        <w:tc>
          <w:tcPr>
            <w:tcW w:w="700" w:type="dxa"/>
            <w:tcMar>
              <w:top w:w="70" w:type="dxa"/>
              <w:left w:w="90" w:type="dxa"/>
              <w:bottom w:w="70" w:type="dxa"/>
              <w:right w:w="90" w:type="dxa"/>
            </w:tcMar>
            <w:vAlign w:val="center"/>
            <w:tcPrChange w:author="gracia.lanza" w:date="2026-10-04T15:22:03.106Z" w:id="1069907010">
              <w:tcPr>
                <w:tcW w:w="700" w:type="dxa"/>
                <w:tcMar>
                  <w:top w:w="70" w:type="dxa"/>
                  <w:left w:w="90" w:type="dxa"/>
                  <w:bottom w:w="70" w:type="dxa"/>
                  <w:right w:w="90" w:type="dxa"/>
                </w:tcMar>
                <w:vAlign w:val="center"/>
              </w:tcPr>
            </w:tcPrChange>
          </w:tcPr>
          <w:p w:rsidR="00036239" w:rsidRDefault="00111048" w14:paraId="6C190846" w14:textId="77777777">
            <w:pPr>
              <w:spacing w:after="20"/>
            </w:pPr>
            <w:r>
              <w:rPr>
                <w:rFonts w:ascii="Aptos" w:hAnsi="Aptos"/>
                <w:b/>
                <w:color w:val="243746"/>
                <w:sz w:val="14"/>
              </w:rPr>
              <w:t>5</w:t>
            </w:r>
          </w:p>
        </w:tc>
        <w:tc>
          <w:tcPr>
            <w:tcW w:w="3495" w:type="dxa"/>
            <w:tcMar>
              <w:top w:w="70" w:type="dxa"/>
              <w:left w:w="90" w:type="dxa"/>
              <w:bottom w:w="70" w:type="dxa"/>
              <w:right w:w="90" w:type="dxa"/>
            </w:tcMar>
            <w:vAlign w:val="center"/>
            <w:tcPrChange w:author="gracia.lanza" w:date="2026-10-04T15:22:03.107Z" w:id="682571790">
              <w:tcPr>
                <w:tcW w:w="3500" w:type="dxa"/>
                <w:tcMar>
                  <w:top w:w="70" w:type="dxa"/>
                  <w:left w:w="90" w:type="dxa"/>
                  <w:bottom w:w="70" w:type="dxa"/>
                  <w:right w:w="90" w:type="dxa"/>
                </w:tcMar>
                <w:vAlign w:val="center"/>
              </w:tcPr>
            </w:tcPrChange>
          </w:tcPr>
          <w:p w:rsidR="00036239" w:rsidRDefault="00111048" w14:paraId="175F5A2C" w14:textId="77777777">
            <w:pPr>
              <w:spacing w:after="20"/>
            </w:pPr>
            <w:r>
              <w:rPr>
                <w:rFonts w:ascii="Aptos" w:hAnsi="Aptos"/>
                <w:color w:val="243746"/>
                <w:sz w:val="14"/>
              </w:rPr>
              <w:t>Income and livelihoods</w:t>
            </w:r>
          </w:p>
        </w:tc>
        <w:tc>
          <w:tcPr>
            <w:tcW w:w="1305" w:type="dxa"/>
            <w:tcMar>
              <w:top w:w="70" w:type="dxa"/>
              <w:left w:w="90" w:type="dxa"/>
              <w:bottom w:w="70" w:type="dxa"/>
              <w:right w:w="90" w:type="dxa"/>
            </w:tcMar>
            <w:vAlign w:val="center"/>
            <w:tcPrChange w:author="gracia.lanza" w:date="2026-10-04T15:22:03.107Z" w:id="23613866">
              <w:tcPr>
                <w:tcW w:w="1300" w:type="dxa"/>
                <w:tcMar>
                  <w:top w:w="70" w:type="dxa"/>
                  <w:left w:w="90" w:type="dxa"/>
                  <w:bottom w:w="70" w:type="dxa"/>
                  <w:right w:w="90" w:type="dxa"/>
                </w:tcMar>
                <w:vAlign w:val="center"/>
              </w:tcPr>
            </w:tcPrChange>
          </w:tcPr>
          <w:p w:rsidR="00036239" w:rsidRDefault="00111048" w14:paraId="4012FD76" w14:textId="77777777">
            <w:pPr>
              <w:spacing w:after="20"/>
            </w:pPr>
            <w:r>
              <w:rPr>
                <w:rFonts w:ascii="Aptos" w:hAnsi="Aptos"/>
                <w:color w:val="243746"/>
                <w:sz w:val="14"/>
              </w:rPr>
              <w:t>Impact</w:t>
            </w:r>
          </w:p>
        </w:tc>
        <w:tc>
          <w:tcPr>
            <w:tcW w:w="2200" w:type="dxa"/>
            <w:tcMar>
              <w:top w:w="70" w:type="dxa"/>
              <w:left w:w="90" w:type="dxa"/>
              <w:bottom w:w="70" w:type="dxa"/>
              <w:right w:w="90" w:type="dxa"/>
            </w:tcMar>
            <w:vAlign w:val="center"/>
            <w:tcPrChange w:author="gracia.lanza" w:date="2026-10-04T15:22:03.107Z" w:id="1422489877">
              <w:tcPr>
                <w:tcW w:w="2200" w:type="dxa"/>
                <w:tcMar>
                  <w:top w:w="70" w:type="dxa"/>
                  <w:left w:w="90" w:type="dxa"/>
                  <w:bottom w:w="70" w:type="dxa"/>
                  <w:right w:w="90" w:type="dxa"/>
                </w:tcMar>
                <w:vAlign w:val="center"/>
              </w:tcPr>
            </w:tcPrChange>
          </w:tcPr>
          <w:p w:rsidR="00036239" w:rsidRDefault="00111048" w14:paraId="3392698A" w14:textId="77777777">
            <w:pPr>
              <w:spacing w:after="20"/>
            </w:pPr>
            <w:r>
              <w:rPr>
                <w:rFonts w:ascii="Aptos" w:hAnsi="Aptos"/>
                <w:color w:val="243746"/>
                <w:sz w:val="14"/>
              </w:rPr>
              <w:t>9 (2 / 5 / 2)</w:t>
            </w:r>
          </w:p>
        </w:tc>
        <w:tc>
          <w:tcPr>
            <w:tcW w:w="2020" w:type="dxa"/>
            <w:tcMar>
              <w:top w:w="70" w:type="dxa"/>
              <w:left w:w="90" w:type="dxa"/>
              <w:bottom w:w="70" w:type="dxa"/>
              <w:right w:w="90" w:type="dxa"/>
            </w:tcMar>
            <w:vAlign w:val="center"/>
            <w:tcPrChange w:author="gracia.lanza" w:date="2026-10-04T15:22:03.107Z" w:id="1886273917">
              <w:tcPr>
                <w:tcW w:w="2020" w:type="dxa"/>
                <w:tcMar>
                  <w:top w:w="70" w:type="dxa"/>
                  <w:left w:w="90" w:type="dxa"/>
                  <w:bottom w:w="70" w:type="dxa"/>
                  <w:right w:w="90" w:type="dxa"/>
                </w:tcMar>
                <w:vAlign w:val="center"/>
              </w:tcPr>
            </w:tcPrChange>
          </w:tcPr>
          <w:p w:rsidR="00036239" w:rsidRDefault="00111048" w14:paraId="12E7AC86" w14:textId="77777777">
            <w:pPr>
              <w:spacing w:after="20"/>
            </w:pPr>
            <w:r>
              <w:rPr>
                <w:rFonts w:ascii="Aptos" w:hAnsi="Aptos"/>
                <w:color w:val="243746"/>
                <w:sz w:val="14"/>
              </w:rPr>
              <w:t>Human Wellbeing</w:t>
            </w:r>
          </w:p>
        </w:tc>
      </w:tr>
      <w:tr w:rsidR="00036239" w:rsidTr="3E3E05C4" w14:paraId="0074274C" w14:textId="77777777">
        <w:trPr>
          <w:trHeight w:val="300"/>
          <w:trPrChange w:author="gracia.lanza" w:date="2026-10-04T15:22:02.569Z" w16du:dateUtc="2026-10-04T15:22:02.569Z" w:id="2112980193">
            <w:trPr>
              <w:trHeight w:val="300"/>
            </w:trPr>
          </w:trPrChange>
        </w:trPr>
        <w:tc>
          <w:tcPr>
            <w:tcW w:w="700" w:type="dxa"/>
            <w:tcMar>
              <w:top w:w="70" w:type="dxa"/>
              <w:left w:w="90" w:type="dxa"/>
              <w:bottom w:w="70" w:type="dxa"/>
              <w:right w:w="90" w:type="dxa"/>
            </w:tcMar>
            <w:vAlign w:val="center"/>
            <w:tcPrChange w:author="gracia.lanza" w:date="2026-10-04T15:22:03.107Z" w:id="37942748">
              <w:tcPr>
                <w:tcW w:w="700" w:type="dxa"/>
                <w:tcMar>
                  <w:top w:w="70" w:type="dxa"/>
                  <w:left w:w="90" w:type="dxa"/>
                  <w:bottom w:w="70" w:type="dxa"/>
                  <w:right w:w="90" w:type="dxa"/>
                </w:tcMar>
                <w:vAlign w:val="center"/>
              </w:tcPr>
            </w:tcPrChange>
          </w:tcPr>
          <w:p w:rsidR="00036239" w:rsidRDefault="00111048" w14:paraId="0D8FB60A" w14:textId="77777777">
            <w:pPr>
              <w:spacing w:after="20"/>
            </w:pPr>
            <w:r>
              <w:rPr>
                <w:rFonts w:ascii="Aptos" w:hAnsi="Aptos"/>
                <w:b/>
                <w:color w:val="243746"/>
                <w:sz w:val="14"/>
              </w:rPr>
              <w:t>6</w:t>
            </w:r>
          </w:p>
        </w:tc>
        <w:tc>
          <w:tcPr>
            <w:tcW w:w="3495" w:type="dxa"/>
            <w:tcMar>
              <w:top w:w="70" w:type="dxa"/>
              <w:left w:w="90" w:type="dxa"/>
              <w:bottom w:w="70" w:type="dxa"/>
              <w:right w:w="90" w:type="dxa"/>
            </w:tcMar>
            <w:vAlign w:val="center"/>
            <w:tcPrChange w:author="gracia.lanza" w:date="2026-10-04T15:22:03.107Z" w:id="2131806322">
              <w:tcPr>
                <w:tcW w:w="3500" w:type="dxa"/>
                <w:tcMar>
                  <w:top w:w="70" w:type="dxa"/>
                  <w:left w:w="90" w:type="dxa"/>
                  <w:bottom w:w="70" w:type="dxa"/>
                  <w:right w:w="90" w:type="dxa"/>
                </w:tcMar>
                <w:vAlign w:val="center"/>
              </w:tcPr>
            </w:tcPrChange>
          </w:tcPr>
          <w:p w:rsidR="00036239" w:rsidRDefault="00111048" w14:paraId="5D47433F" w14:textId="77777777">
            <w:pPr>
              <w:spacing w:after="20"/>
            </w:pPr>
            <w:r>
              <w:rPr>
                <w:rFonts w:ascii="Aptos" w:hAnsi="Aptos"/>
                <w:color w:val="243746"/>
                <w:sz w:val="14"/>
              </w:rPr>
              <w:t>Resilience and climate adaptation</w:t>
            </w:r>
          </w:p>
        </w:tc>
        <w:tc>
          <w:tcPr>
            <w:tcW w:w="1305" w:type="dxa"/>
            <w:tcMar>
              <w:top w:w="70" w:type="dxa"/>
              <w:left w:w="90" w:type="dxa"/>
              <w:bottom w:w="70" w:type="dxa"/>
              <w:right w:w="90" w:type="dxa"/>
            </w:tcMar>
            <w:vAlign w:val="center"/>
            <w:tcPrChange w:author="gracia.lanza" w:date="2026-10-04T15:22:03.107Z" w:id="1628646515">
              <w:tcPr>
                <w:tcW w:w="1300" w:type="dxa"/>
                <w:tcMar>
                  <w:top w:w="70" w:type="dxa"/>
                  <w:left w:w="90" w:type="dxa"/>
                  <w:bottom w:w="70" w:type="dxa"/>
                  <w:right w:w="90" w:type="dxa"/>
                </w:tcMar>
                <w:vAlign w:val="center"/>
              </w:tcPr>
            </w:tcPrChange>
          </w:tcPr>
          <w:p w:rsidR="00036239" w:rsidRDefault="00111048" w14:paraId="11EBA8C6" w14:textId="77777777">
            <w:pPr>
              <w:spacing w:after="20"/>
            </w:pPr>
            <w:r>
              <w:rPr>
                <w:rFonts w:ascii="Aptos" w:hAnsi="Aptos"/>
                <w:color w:val="243746"/>
                <w:sz w:val="14"/>
              </w:rPr>
              <w:t>Impact</w:t>
            </w:r>
          </w:p>
        </w:tc>
        <w:tc>
          <w:tcPr>
            <w:tcW w:w="2200" w:type="dxa"/>
            <w:tcMar>
              <w:top w:w="70" w:type="dxa"/>
              <w:left w:w="90" w:type="dxa"/>
              <w:bottom w:w="70" w:type="dxa"/>
              <w:right w:w="90" w:type="dxa"/>
            </w:tcMar>
            <w:vAlign w:val="center"/>
            <w:tcPrChange w:author="gracia.lanza" w:date="2026-10-04T15:22:03.107Z" w:id="669887834">
              <w:tcPr>
                <w:tcW w:w="2200" w:type="dxa"/>
                <w:tcMar>
                  <w:top w:w="70" w:type="dxa"/>
                  <w:left w:w="90" w:type="dxa"/>
                  <w:bottom w:w="70" w:type="dxa"/>
                  <w:right w:w="90" w:type="dxa"/>
                </w:tcMar>
                <w:vAlign w:val="center"/>
              </w:tcPr>
            </w:tcPrChange>
          </w:tcPr>
          <w:p w:rsidR="00036239" w:rsidRDefault="00111048" w14:paraId="18B66217" w14:textId="77777777">
            <w:pPr>
              <w:spacing w:after="20"/>
            </w:pPr>
            <w:r>
              <w:rPr>
                <w:rFonts w:ascii="Aptos" w:hAnsi="Aptos"/>
                <w:color w:val="243746"/>
                <w:sz w:val="14"/>
              </w:rPr>
              <w:t>9 (2 / 3 / 4)</w:t>
            </w:r>
          </w:p>
        </w:tc>
        <w:tc>
          <w:tcPr>
            <w:tcW w:w="2020" w:type="dxa"/>
            <w:tcMar>
              <w:top w:w="70" w:type="dxa"/>
              <w:left w:w="90" w:type="dxa"/>
              <w:bottom w:w="70" w:type="dxa"/>
              <w:right w:w="90" w:type="dxa"/>
            </w:tcMar>
            <w:vAlign w:val="center"/>
            <w:tcPrChange w:author="gracia.lanza" w:date="2026-10-04T15:22:03.107Z" w:id="1821119121">
              <w:tcPr>
                <w:tcW w:w="2020" w:type="dxa"/>
                <w:tcMar>
                  <w:top w:w="70" w:type="dxa"/>
                  <w:left w:w="90" w:type="dxa"/>
                  <w:bottom w:w="70" w:type="dxa"/>
                  <w:right w:w="90" w:type="dxa"/>
                </w:tcMar>
                <w:vAlign w:val="center"/>
              </w:tcPr>
            </w:tcPrChange>
          </w:tcPr>
          <w:p w:rsidR="00036239" w:rsidRDefault="00111048" w14:paraId="27DDBBA3" w14:textId="77777777">
            <w:pPr>
              <w:spacing w:after="20"/>
            </w:pPr>
            <w:r>
              <w:rPr>
                <w:rFonts w:ascii="Aptos" w:hAnsi="Aptos"/>
                <w:color w:val="243746"/>
                <w:sz w:val="14"/>
              </w:rPr>
              <w:t>Planetary Health</w:t>
            </w:r>
          </w:p>
        </w:tc>
      </w:tr>
      <w:tr w:rsidR="00036239" w:rsidTr="3E3E05C4" w14:paraId="5C5A20D2" w14:textId="77777777">
        <w:trPr>
          <w:trHeight w:val="300"/>
          <w:trPrChange w:author="gracia.lanza" w:date="2026-10-04T15:22:02.571Z" w16du:dateUtc="2026-10-04T15:22:02.571Z" w:id="913069015">
            <w:trPr>
              <w:trHeight w:val="300"/>
            </w:trPr>
          </w:trPrChange>
        </w:trPr>
        <w:tc>
          <w:tcPr>
            <w:tcW w:w="700" w:type="dxa"/>
            <w:tcMar>
              <w:top w:w="70" w:type="dxa"/>
              <w:left w:w="90" w:type="dxa"/>
              <w:bottom w:w="70" w:type="dxa"/>
              <w:right w:w="90" w:type="dxa"/>
            </w:tcMar>
            <w:vAlign w:val="center"/>
            <w:tcPrChange w:author="gracia.lanza" w:date="2026-10-04T15:22:03.107Z" w:id="1009478683">
              <w:tcPr>
                <w:tcW w:w="700" w:type="dxa"/>
                <w:tcMar>
                  <w:top w:w="70" w:type="dxa"/>
                  <w:left w:w="90" w:type="dxa"/>
                  <w:bottom w:w="70" w:type="dxa"/>
                  <w:right w:w="90" w:type="dxa"/>
                </w:tcMar>
                <w:vAlign w:val="center"/>
              </w:tcPr>
            </w:tcPrChange>
          </w:tcPr>
          <w:p w:rsidR="00036239" w:rsidRDefault="00111048" w14:paraId="0314423D" w14:textId="77777777">
            <w:pPr>
              <w:spacing w:after="20"/>
            </w:pPr>
            <w:r>
              <w:rPr>
                <w:rFonts w:ascii="Aptos" w:hAnsi="Aptos"/>
                <w:b/>
                <w:color w:val="243746"/>
                <w:sz w:val="14"/>
              </w:rPr>
              <w:t>7</w:t>
            </w:r>
          </w:p>
        </w:tc>
        <w:tc>
          <w:tcPr>
            <w:tcW w:w="3495" w:type="dxa"/>
            <w:tcMar>
              <w:top w:w="70" w:type="dxa"/>
              <w:left w:w="90" w:type="dxa"/>
              <w:bottom w:w="70" w:type="dxa"/>
              <w:right w:w="90" w:type="dxa"/>
            </w:tcMar>
            <w:vAlign w:val="center"/>
            <w:tcPrChange w:author="gracia.lanza" w:date="2026-10-04T15:22:03.107Z" w:id="651778430">
              <w:tcPr>
                <w:tcW w:w="3500" w:type="dxa"/>
                <w:tcMar>
                  <w:top w:w="70" w:type="dxa"/>
                  <w:left w:w="90" w:type="dxa"/>
                  <w:bottom w:w="70" w:type="dxa"/>
                  <w:right w:w="90" w:type="dxa"/>
                </w:tcMar>
                <w:vAlign w:val="center"/>
              </w:tcPr>
            </w:tcPrChange>
          </w:tcPr>
          <w:p w:rsidR="00036239" w:rsidRDefault="00111048" w14:paraId="3B3DD768" w14:textId="77777777">
            <w:pPr>
              <w:spacing w:after="20"/>
            </w:pPr>
            <w:r>
              <w:rPr>
                <w:rFonts w:ascii="Aptos" w:hAnsi="Aptos"/>
                <w:color w:val="243746"/>
                <w:sz w:val="14"/>
              </w:rPr>
              <w:t>Productivity</w:t>
            </w:r>
          </w:p>
        </w:tc>
        <w:tc>
          <w:tcPr>
            <w:tcW w:w="1305" w:type="dxa"/>
            <w:tcMar>
              <w:top w:w="70" w:type="dxa"/>
              <w:left w:w="90" w:type="dxa"/>
              <w:bottom w:w="70" w:type="dxa"/>
              <w:right w:w="90" w:type="dxa"/>
            </w:tcMar>
            <w:vAlign w:val="center"/>
            <w:tcPrChange w:author="gracia.lanza" w:date="2026-10-04T15:22:03.107Z" w:id="214054953">
              <w:tcPr>
                <w:tcW w:w="1300" w:type="dxa"/>
                <w:tcMar>
                  <w:top w:w="70" w:type="dxa"/>
                  <w:left w:w="90" w:type="dxa"/>
                  <w:bottom w:w="70" w:type="dxa"/>
                  <w:right w:w="90" w:type="dxa"/>
                </w:tcMar>
                <w:vAlign w:val="center"/>
              </w:tcPr>
            </w:tcPrChange>
          </w:tcPr>
          <w:p w:rsidR="00036239" w:rsidRDefault="00111048" w14:paraId="4E7D8D6D" w14:textId="77777777">
            <w:pPr>
              <w:spacing w:after="20"/>
            </w:pPr>
            <w:r>
              <w:rPr>
                <w:rFonts w:ascii="Aptos" w:hAnsi="Aptos"/>
                <w:color w:val="243746"/>
                <w:sz w:val="14"/>
              </w:rPr>
              <w:t>Impact</w:t>
            </w:r>
          </w:p>
        </w:tc>
        <w:tc>
          <w:tcPr>
            <w:tcW w:w="2200" w:type="dxa"/>
            <w:tcMar>
              <w:top w:w="70" w:type="dxa"/>
              <w:left w:w="90" w:type="dxa"/>
              <w:bottom w:w="70" w:type="dxa"/>
              <w:right w:w="90" w:type="dxa"/>
            </w:tcMar>
            <w:vAlign w:val="center"/>
            <w:tcPrChange w:author="gracia.lanza" w:date="2026-10-04T15:22:03.108Z" w:id="22880376">
              <w:tcPr>
                <w:tcW w:w="2200" w:type="dxa"/>
                <w:tcMar>
                  <w:top w:w="70" w:type="dxa"/>
                  <w:left w:w="90" w:type="dxa"/>
                  <w:bottom w:w="70" w:type="dxa"/>
                  <w:right w:w="90" w:type="dxa"/>
                </w:tcMar>
                <w:vAlign w:val="center"/>
              </w:tcPr>
            </w:tcPrChange>
          </w:tcPr>
          <w:p w:rsidR="00036239" w:rsidRDefault="00111048" w14:paraId="41A77B9E" w14:textId="77777777">
            <w:pPr>
              <w:spacing w:after="20"/>
            </w:pPr>
            <w:r>
              <w:rPr>
                <w:rFonts w:ascii="Aptos" w:hAnsi="Aptos"/>
                <w:color w:val="243746"/>
                <w:sz w:val="14"/>
              </w:rPr>
              <w:t>8 (4 / 3 / 1)</w:t>
            </w:r>
          </w:p>
        </w:tc>
        <w:tc>
          <w:tcPr>
            <w:tcW w:w="2020" w:type="dxa"/>
            <w:tcMar>
              <w:top w:w="70" w:type="dxa"/>
              <w:left w:w="90" w:type="dxa"/>
              <w:bottom w:w="70" w:type="dxa"/>
              <w:right w:w="90" w:type="dxa"/>
            </w:tcMar>
            <w:vAlign w:val="center"/>
            <w:tcPrChange w:author="gracia.lanza" w:date="2026-10-04T15:22:03.108Z" w:id="741531831">
              <w:tcPr>
                <w:tcW w:w="2020" w:type="dxa"/>
                <w:tcMar>
                  <w:top w:w="70" w:type="dxa"/>
                  <w:left w:w="90" w:type="dxa"/>
                  <w:bottom w:w="70" w:type="dxa"/>
                  <w:right w:w="90" w:type="dxa"/>
                </w:tcMar>
                <w:vAlign w:val="center"/>
              </w:tcPr>
            </w:tcPrChange>
          </w:tcPr>
          <w:p w:rsidR="00036239" w:rsidRDefault="00111048" w14:paraId="513E4140" w14:textId="77777777">
            <w:pPr>
              <w:spacing w:after="20"/>
            </w:pPr>
            <w:r>
              <w:rPr>
                <w:rFonts w:ascii="Aptos" w:hAnsi="Aptos"/>
                <w:color w:val="243746"/>
                <w:sz w:val="14"/>
              </w:rPr>
              <w:t>Human Wellbeing</w:t>
            </w:r>
          </w:p>
        </w:tc>
      </w:tr>
      <w:tr w:rsidR="00036239" w:rsidTr="3E3E05C4" w14:paraId="10D492E4" w14:textId="77777777">
        <w:trPr>
          <w:trHeight w:val="300"/>
          <w:trPrChange w:author="gracia.lanza" w:date="2026-10-04T15:22:02.572Z" w16du:dateUtc="2026-10-04T15:22:02.572Z" w:id="657469804">
            <w:trPr>
              <w:trHeight w:val="300"/>
            </w:trPr>
          </w:trPrChange>
        </w:trPr>
        <w:tc>
          <w:tcPr>
            <w:tcW w:w="700" w:type="dxa"/>
            <w:tcMar>
              <w:top w:w="70" w:type="dxa"/>
              <w:left w:w="90" w:type="dxa"/>
              <w:bottom w:w="70" w:type="dxa"/>
              <w:right w:w="90" w:type="dxa"/>
            </w:tcMar>
            <w:vAlign w:val="center"/>
            <w:tcPrChange w:author="gracia.lanza" w:date="2026-10-04T15:22:03.108Z" w:id="188458863">
              <w:tcPr>
                <w:tcW w:w="700" w:type="dxa"/>
                <w:tcMar>
                  <w:top w:w="70" w:type="dxa"/>
                  <w:left w:w="90" w:type="dxa"/>
                  <w:bottom w:w="70" w:type="dxa"/>
                  <w:right w:w="90" w:type="dxa"/>
                </w:tcMar>
                <w:vAlign w:val="center"/>
              </w:tcPr>
            </w:tcPrChange>
          </w:tcPr>
          <w:p w:rsidR="00036239" w:rsidRDefault="00111048" w14:paraId="08A9F9B3" w14:textId="77777777">
            <w:pPr>
              <w:spacing w:after="20"/>
            </w:pPr>
            <w:r>
              <w:rPr>
                <w:rFonts w:ascii="Aptos" w:hAnsi="Aptos"/>
                <w:b/>
                <w:color w:val="243746"/>
                <w:sz w:val="14"/>
              </w:rPr>
              <w:t>8</w:t>
            </w:r>
          </w:p>
        </w:tc>
        <w:tc>
          <w:tcPr>
            <w:tcW w:w="3495" w:type="dxa"/>
            <w:tcMar>
              <w:top w:w="70" w:type="dxa"/>
              <w:left w:w="90" w:type="dxa"/>
              <w:bottom w:w="70" w:type="dxa"/>
              <w:right w:w="90" w:type="dxa"/>
            </w:tcMar>
            <w:vAlign w:val="center"/>
            <w:tcPrChange w:author="gracia.lanza" w:date="2026-10-04T15:22:03.108Z" w:id="260160861">
              <w:tcPr>
                <w:tcW w:w="3500" w:type="dxa"/>
                <w:tcMar>
                  <w:top w:w="70" w:type="dxa"/>
                  <w:left w:w="90" w:type="dxa"/>
                  <w:bottom w:w="70" w:type="dxa"/>
                  <w:right w:w="90" w:type="dxa"/>
                </w:tcMar>
                <w:vAlign w:val="center"/>
              </w:tcPr>
            </w:tcPrChange>
          </w:tcPr>
          <w:p w:rsidR="00036239" w:rsidRDefault="00111048" w14:paraId="7BDD0098" w14:textId="77777777">
            <w:pPr>
              <w:spacing w:after="20"/>
            </w:pPr>
            <w:r>
              <w:rPr>
                <w:rFonts w:ascii="Aptos" w:hAnsi="Aptos"/>
                <w:color w:val="243746"/>
                <w:sz w:val="14"/>
              </w:rPr>
              <w:t>Gender equality, youth and social inclusion</w:t>
            </w:r>
          </w:p>
        </w:tc>
        <w:tc>
          <w:tcPr>
            <w:tcW w:w="1305" w:type="dxa"/>
            <w:tcMar>
              <w:top w:w="70" w:type="dxa"/>
              <w:left w:w="90" w:type="dxa"/>
              <w:bottom w:w="70" w:type="dxa"/>
              <w:right w:w="90" w:type="dxa"/>
            </w:tcMar>
            <w:vAlign w:val="center"/>
            <w:tcPrChange w:author="gracia.lanza" w:date="2026-10-04T15:22:03.108Z" w:id="888482727">
              <w:tcPr>
                <w:tcW w:w="1300" w:type="dxa"/>
                <w:tcMar>
                  <w:top w:w="70" w:type="dxa"/>
                  <w:left w:w="90" w:type="dxa"/>
                  <w:bottom w:w="70" w:type="dxa"/>
                  <w:right w:w="90" w:type="dxa"/>
                </w:tcMar>
                <w:vAlign w:val="center"/>
              </w:tcPr>
            </w:tcPrChange>
          </w:tcPr>
          <w:p w:rsidR="00036239" w:rsidRDefault="00111048" w14:paraId="686CCCBD" w14:textId="77777777">
            <w:pPr>
              <w:spacing w:after="20"/>
            </w:pPr>
            <w:r>
              <w:rPr>
                <w:rFonts w:ascii="Aptos" w:hAnsi="Aptos"/>
                <w:color w:val="243746"/>
                <w:sz w:val="14"/>
              </w:rPr>
              <w:t>Impact</w:t>
            </w:r>
          </w:p>
        </w:tc>
        <w:tc>
          <w:tcPr>
            <w:tcW w:w="2200" w:type="dxa"/>
            <w:tcMar>
              <w:top w:w="70" w:type="dxa"/>
              <w:left w:w="90" w:type="dxa"/>
              <w:bottom w:w="70" w:type="dxa"/>
              <w:right w:w="90" w:type="dxa"/>
            </w:tcMar>
            <w:vAlign w:val="center"/>
            <w:tcPrChange w:author="gracia.lanza" w:date="2026-10-04T15:22:03.108Z" w:id="2018244619">
              <w:tcPr>
                <w:tcW w:w="2200" w:type="dxa"/>
                <w:tcMar>
                  <w:top w:w="70" w:type="dxa"/>
                  <w:left w:w="90" w:type="dxa"/>
                  <w:bottom w:w="70" w:type="dxa"/>
                  <w:right w:w="90" w:type="dxa"/>
                </w:tcMar>
                <w:vAlign w:val="center"/>
              </w:tcPr>
            </w:tcPrChange>
          </w:tcPr>
          <w:p w:rsidR="00036239" w:rsidRDefault="00111048" w14:paraId="30F762E0" w14:textId="77777777">
            <w:pPr>
              <w:spacing w:after="20"/>
            </w:pPr>
            <w:r>
              <w:rPr>
                <w:rFonts w:ascii="Aptos" w:hAnsi="Aptos"/>
                <w:color w:val="243746"/>
                <w:sz w:val="14"/>
              </w:rPr>
              <w:t>10 (4 / 5 / 1)</w:t>
            </w:r>
          </w:p>
        </w:tc>
        <w:tc>
          <w:tcPr>
            <w:tcW w:w="2020" w:type="dxa"/>
            <w:tcMar>
              <w:top w:w="70" w:type="dxa"/>
              <w:left w:w="90" w:type="dxa"/>
              <w:bottom w:w="70" w:type="dxa"/>
              <w:right w:w="90" w:type="dxa"/>
            </w:tcMar>
            <w:vAlign w:val="center"/>
            <w:tcPrChange w:author="gracia.lanza" w:date="2026-10-04T15:22:03.108Z" w:id="1757831723">
              <w:tcPr>
                <w:tcW w:w="2020" w:type="dxa"/>
                <w:tcMar>
                  <w:top w:w="70" w:type="dxa"/>
                  <w:left w:w="90" w:type="dxa"/>
                  <w:bottom w:w="70" w:type="dxa"/>
                  <w:right w:w="90" w:type="dxa"/>
                </w:tcMar>
                <w:vAlign w:val="center"/>
              </w:tcPr>
            </w:tcPrChange>
          </w:tcPr>
          <w:p w:rsidR="00036239" w:rsidRDefault="00111048" w14:paraId="1D98FAA7" w14:textId="77777777">
            <w:pPr>
              <w:spacing w:after="20"/>
            </w:pPr>
            <w:r>
              <w:rPr>
                <w:rFonts w:ascii="Aptos" w:hAnsi="Aptos"/>
                <w:color w:val="243746"/>
                <w:sz w:val="14"/>
              </w:rPr>
              <w:t>Human Wellbeing</w:t>
            </w:r>
          </w:p>
        </w:tc>
      </w:tr>
      <w:tr w:rsidR="00036239" w:rsidTr="3E3E05C4" w14:paraId="12F755C3" w14:textId="77777777">
        <w:trPr>
          <w:trHeight w:val="300"/>
          <w:trPrChange w:author="gracia.lanza" w:date="2026-10-04T15:22:02.573Z" w16du:dateUtc="2026-10-04T15:22:02.573Z" w:id="879867585">
            <w:trPr>
              <w:trHeight w:val="300"/>
            </w:trPr>
          </w:trPrChange>
        </w:trPr>
        <w:tc>
          <w:tcPr>
            <w:tcW w:w="700" w:type="dxa"/>
            <w:tcMar>
              <w:top w:w="70" w:type="dxa"/>
              <w:left w:w="90" w:type="dxa"/>
              <w:bottom w:w="70" w:type="dxa"/>
              <w:right w:w="90" w:type="dxa"/>
            </w:tcMar>
            <w:vAlign w:val="center"/>
            <w:tcPrChange w:author="gracia.lanza" w:date="2026-10-04T15:22:03.108Z" w:id="522271743">
              <w:tcPr>
                <w:tcW w:w="700" w:type="dxa"/>
                <w:tcMar>
                  <w:top w:w="70" w:type="dxa"/>
                  <w:left w:w="90" w:type="dxa"/>
                  <w:bottom w:w="70" w:type="dxa"/>
                  <w:right w:w="90" w:type="dxa"/>
                </w:tcMar>
                <w:vAlign w:val="center"/>
              </w:tcPr>
            </w:tcPrChange>
          </w:tcPr>
          <w:p w:rsidR="00036239" w:rsidRDefault="00111048" w14:paraId="4613ED79" w14:textId="77777777">
            <w:pPr>
              <w:spacing w:after="20"/>
            </w:pPr>
            <w:r>
              <w:rPr>
                <w:rFonts w:ascii="Aptos" w:hAnsi="Aptos"/>
                <w:b/>
                <w:color w:val="243746"/>
                <w:sz w:val="14"/>
              </w:rPr>
              <w:t>9</w:t>
            </w:r>
          </w:p>
        </w:tc>
        <w:tc>
          <w:tcPr>
            <w:tcW w:w="3495" w:type="dxa"/>
            <w:tcMar>
              <w:top w:w="70" w:type="dxa"/>
              <w:left w:w="90" w:type="dxa"/>
              <w:bottom w:w="70" w:type="dxa"/>
              <w:right w:w="90" w:type="dxa"/>
            </w:tcMar>
            <w:vAlign w:val="center"/>
            <w:tcPrChange w:author="gracia.lanza" w:date="2026-10-04T15:22:03.108Z" w:id="768234513">
              <w:tcPr>
                <w:tcW w:w="3500" w:type="dxa"/>
                <w:tcMar>
                  <w:top w:w="70" w:type="dxa"/>
                  <w:left w:w="90" w:type="dxa"/>
                  <w:bottom w:w="70" w:type="dxa"/>
                  <w:right w:w="90" w:type="dxa"/>
                </w:tcMar>
                <w:vAlign w:val="center"/>
              </w:tcPr>
            </w:tcPrChange>
          </w:tcPr>
          <w:p w:rsidR="00036239" w:rsidRDefault="00111048" w14:paraId="058A2117" w14:textId="77777777">
            <w:pPr>
              <w:spacing w:after="20"/>
            </w:pPr>
            <w:r>
              <w:rPr>
                <w:rFonts w:ascii="Aptos" w:hAnsi="Aptos"/>
                <w:color w:val="243746"/>
                <w:sz w:val="14"/>
              </w:rPr>
              <w:t>Environmental sustainability</w:t>
            </w:r>
          </w:p>
        </w:tc>
        <w:tc>
          <w:tcPr>
            <w:tcW w:w="1305" w:type="dxa"/>
            <w:tcMar>
              <w:top w:w="70" w:type="dxa"/>
              <w:left w:w="90" w:type="dxa"/>
              <w:bottom w:w="70" w:type="dxa"/>
              <w:right w:w="90" w:type="dxa"/>
            </w:tcMar>
            <w:vAlign w:val="center"/>
            <w:tcPrChange w:author="gracia.lanza" w:date="2026-10-04T15:22:03.108Z" w:id="1518989045">
              <w:tcPr>
                <w:tcW w:w="1300" w:type="dxa"/>
                <w:tcMar>
                  <w:top w:w="70" w:type="dxa"/>
                  <w:left w:w="90" w:type="dxa"/>
                  <w:bottom w:w="70" w:type="dxa"/>
                  <w:right w:w="90" w:type="dxa"/>
                </w:tcMar>
                <w:vAlign w:val="center"/>
              </w:tcPr>
            </w:tcPrChange>
          </w:tcPr>
          <w:p w:rsidR="00036239" w:rsidRDefault="00111048" w14:paraId="1F241293" w14:textId="77777777">
            <w:pPr>
              <w:spacing w:after="20"/>
            </w:pPr>
            <w:r>
              <w:rPr>
                <w:rFonts w:ascii="Aptos" w:hAnsi="Aptos"/>
                <w:color w:val="243746"/>
                <w:sz w:val="14"/>
              </w:rPr>
              <w:t>Impact</w:t>
            </w:r>
          </w:p>
        </w:tc>
        <w:tc>
          <w:tcPr>
            <w:tcW w:w="2200" w:type="dxa"/>
            <w:tcMar>
              <w:top w:w="70" w:type="dxa"/>
              <w:left w:w="90" w:type="dxa"/>
              <w:bottom w:w="70" w:type="dxa"/>
              <w:right w:w="90" w:type="dxa"/>
            </w:tcMar>
            <w:vAlign w:val="center"/>
            <w:tcPrChange w:author="gracia.lanza" w:date="2026-10-04T15:22:03.108Z" w:id="1691209617">
              <w:tcPr>
                <w:tcW w:w="2200" w:type="dxa"/>
                <w:tcMar>
                  <w:top w:w="70" w:type="dxa"/>
                  <w:left w:w="90" w:type="dxa"/>
                  <w:bottom w:w="70" w:type="dxa"/>
                  <w:right w:w="90" w:type="dxa"/>
                </w:tcMar>
                <w:vAlign w:val="center"/>
              </w:tcPr>
            </w:tcPrChange>
          </w:tcPr>
          <w:p w:rsidR="00036239" w:rsidRDefault="00111048" w14:paraId="45E9531D" w14:textId="77777777">
            <w:pPr>
              <w:spacing w:after="20"/>
            </w:pPr>
            <w:r>
              <w:rPr>
                <w:rFonts w:ascii="Aptos" w:hAnsi="Aptos"/>
                <w:color w:val="243746"/>
                <w:sz w:val="14"/>
              </w:rPr>
              <w:t>13 (2 / 7 / 4)</w:t>
            </w:r>
          </w:p>
        </w:tc>
        <w:tc>
          <w:tcPr>
            <w:tcW w:w="2020" w:type="dxa"/>
            <w:tcMar>
              <w:top w:w="70" w:type="dxa"/>
              <w:left w:w="90" w:type="dxa"/>
              <w:bottom w:w="70" w:type="dxa"/>
              <w:right w:w="90" w:type="dxa"/>
            </w:tcMar>
            <w:vAlign w:val="center"/>
            <w:tcPrChange w:author="gracia.lanza" w:date="2026-10-04T15:22:03.108Z" w:id="2116163499">
              <w:tcPr>
                <w:tcW w:w="2020" w:type="dxa"/>
                <w:tcMar>
                  <w:top w:w="70" w:type="dxa"/>
                  <w:left w:w="90" w:type="dxa"/>
                  <w:bottom w:w="70" w:type="dxa"/>
                  <w:right w:w="90" w:type="dxa"/>
                </w:tcMar>
                <w:vAlign w:val="center"/>
              </w:tcPr>
            </w:tcPrChange>
          </w:tcPr>
          <w:p w:rsidR="00036239" w:rsidRDefault="00111048" w14:paraId="232664D7" w14:textId="77777777">
            <w:pPr>
              <w:spacing w:after="20"/>
            </w:pPr>
            <w:r>
              <w:rPr>
                <w:rFonts w:ascii="Aptos" w:hAnsi="Aptos"/>
                <w:color w:val="243746"/>
                <w:sz w:val="14"/>
              </w:rPr>
              <w:t>Planetary Health</w:t>
            </w:r>
          </w:p>
        </w:tc>
      </w:tr>
      <w:tr w:rsidR="00036239" w:rsidTr="3E3E05C4" w14:paraId="7E087BA9" w14:textId="77777777">
        <w:trPr>
          <w:trHeight w:val="300"/>
          <w:trPrChange w:author="gracia.lanza" w:date="2026-10-04T15:22:02.575Z" w16du:dateUtc="2026-10-04T15:22:02.575Z" w:id="195348488">
            <w:trPr>
              <w:trHeight w:val="300"/>
            </w:trPr>
          </w:trPrChange>
        </w:trPr>
        <w:tc>
          <w:tcPr>
            <w:tcW w:w="700" w:type="dxa"/>
            <w:tcMar>
              <w:top w:w="70" w:type="dxa"/>
              <w:left w:w="90" w:type="dxa"/>
              <w:bottom w:w="70" w:type="dxa"/>
              <w:right w:w="90" w:type="dxa"/>
            </w:tcMar>
            <w:vAlign w:val="center"/>
            <w:tcPrChange w:author="gracia.lanza" w:date="2026-10-04T15:22:03.109Z" w:id="1165029675">
              <w:tcPr>
                <w:tcW w:w="700" w:type="dxa"/>
                <w:tcMar>
                  <w:top w:w="70" w:type="dxa"/>
                  <w:left w:w="90" w:type="dxa"/>
                  <w:bottom w:w="70" w:type="dxa"/>
                  <w:right w:w="90" w:type="dxa"/>
                </w:tcMar>
                <w:vAlign w:val="center"/>
              </w:tcPr>
            </w:tcPrChange>
          </w:tcPr>
          <w:p w:rsidR="00036239" w:rsidRDefault="00111048" w14:paraId="35A1E285" w14:textId="77777777">
            <w:pPr>
              <w:spacing w:after="20"/>
            </w:pPr>
            <w:r>
              <w:rPr>
                <w:rFonts w:ascii="Aptos" w:hAnsi="Aptos"/>
                <w:b/>
                <w:color w:val="243746"/>
                <w:sz w:val="14"/>
              </w:rPr>
              <w:t>10</w:t>
            </w:r>
          </w:p>
        </w:tc>
        <w:tc>
          <w:tcPr>
            <w:tcW w:w="3495" w:type="dxa"/>
            <w:tcMar>
              <w:top w:w="70" w:type="dxa"/>
              <w:left w:w="90" w:type="dxa"/>
              <w:bottom w:w="70" w:type="dxa"/>
              <w:right w:w="90" w:type="dxa"/>
            </w:tcMar>
            <w:vAlign w:val="center"/>
            <w:tcPrChange w:author="gracia.lanza" w:date="2026-10-04T15:22:03.109Z" w:id="1760996560">
              <w:tcPr>
                <w:tcW w:w="3500" w:type="dxa"/>
                <w:tcMar>
                  <w:top w:w="70" w:type="dxa"/>
                  <w:left w:w="90" w:type="dxa"/>
                  <w:bottom w:w="70" w:type="dxa"/>
                  <w:right w:w="90" w:type="dxa"/>
                </w:tcMar>
                <w:vAlign w:val="center"/>
              </w:tcPr>
            </w:tcPrChange>
          </w:tcPr>
          <w:p w:rsidR="00036239" w:rsidRDefault="00111048" w14:paraId="1E7BE980" w14:textId="77777777">
            <w:pPr>
              <w:spacing w:after="20"/>
            </w:pPr>
            <w:r>
              <w:rPr>
                <w:rFonts w:ascii="Aptos" w:hAnsi="Aptos"/>
                <w:color w:val="243746"/>
                <w:sz w:val="14"/>
              </w:rPr>
              <w:t>Policy, finance and market systems</w:t>
            </w:r>
          </w:p>
        </w:tc>
        <w:tc>
          <w:tcPr>
            <w:tcW w:w="1305" w:type="dxa"/>
            <w:tcMar>
              <w:top w:w="70" w:type="dxa"/>
              <w:left w:w="90" w:type="dxa"/>
              <w:bottom w:w="70" w:type="dxa"/>
              <w:right w:w="90" w:type="dxa"/>
            </w:tcMar>
            <w:vAlign w:val="center"/>
            <w:tcPrChange w:author="gracia.lanza" w:date="2026-10-04T15:22:03.109Z" w:id="844643330">
              <w:tcPr>
                <w:tcW w:w="1300" w:type="dxa"/>
                <w:tcMar>
                  <w:top w:w="70" w:type="dxa"/>
                  <w:left w:w="90" w:type="dxa"/>
                  <w:bottom w:w="70" w:type="dxa"/>
                  <w:right w:w="90" w:type="dxa"/>
                </w:tcMar>
                <w:vAlign w:val="center"/>
              </w:tcPr>
            </w:tcPrChange>
          </w:tcPr>
          <w:p w:rsidR="00036239" w:rsidRDefault="00111048" w14:paraId="12B99D88" w14:textId="77777777">
            <w:pPr>
              <w:spacing w:after="20"/>
            </w:pPr>
            <w:r>
              <w:rPr>
                <w:rFonts w:ascii="Aptos" w:hAnsi="Aptos"/>
                <w:color w:val="243746"/>
                <w:sz w:val="14"/>
              </w:rPr>
              <w:t>Impact</w:t>
            </w:r>
          </w:p>
        </w:tc>
        <w:tc>
          <w:tcPr>
            <w:tcW w:w="2200" w:type="dxa"/>
            <w:tcMar>
              <w:top w:w="70" w:type="dxa"/>
              <w:left w:w="90" w:type="dxa"/>
              <w:bottom w:w="70" w:type="dxa"/>
              <w:right w:w="90" w:type="dxa"/>
            </w:tcMar>
            <w:vAlign w:val="center"/>
            <w:tcPrChange w:author="gracia.lanza" w:date="2026-10-04T15:22:03.109Z" w:id="1978976930">
              <w:tcPr>
                <w:tcW w:w="2200" w:type="dxa"/>
                <w:tcMar>
                  <w:top w:w="70" w:type="dxa"/>
                  <w:left w:w="90" w:type="dxa"/>
                  <w:bottom w:w="70" w:type="dxa"/>
                  <w:right w:w="90" w:type="dxa"/>
                </w:tcMar>
                <w:vAlign w:val="center"/>
              </w:tcPr>
            </w:tcPrChange>
          </w:tcPr>
          <w:p w:rsidR="00036239" w:rsidRDefault="00111048" w14:paraId="75DD2F90" w14:textId="77777777">
            <w:pPr>
              <w:spacing w:after="20"/>
            </w:pPr>
            <w:r>
              <w:rPr>
                <w:rFonts w:ascii="Aptos" w:hAnsi="Aptos"/>
                <w:color w:val="243746"/>
                <w:sz w:val="14"/>
              </w:rPr>
              <w:t>16 (10 / 3 / 3)</w:t>
            </w:r>
          </w:p>
        </w:tc>
        <w:tc>
          <w:tcPr>
            <w:tcW w:w="2020" w:type="dxa"/>
            <w:tcMar>
              <w:top w:w="70" w:type="dxa"/>
              <w:left w:w="90" w:type="dxa"/>
              <w:bottom w:w="70" w:type="dxa"/>
              <w:right w:w="90" w:type="dxa"/>
            </w:tcMar>
            <w:vAlign w:val="center"/>
            <w:tcPrChange w:author="gracia.lanza" w:date="2026-10-04T15:22:03.109Z" w:id="2102615231">
              <w:tcPr>
                <w:tcW w:w="2020" w:type="dxa"/>
                <w:tcMar>
                  <w:top w:w="70" w:type="dxa"/>
                  <w:left w:w="90" w:type="dxa"/>
                  <w:bottom w:w="70" w:type="dxa"/>
                  <w:right w:w="90" w:type="dxa"/>
                </w:tcMar>
                <w:vAlign w:val="center"/>
              </w:tcPr>
            </w:tcPrChange>
          </w:tcPr>
          <w:p w:rsidR="00036239" w:rsidRDefault="00111048" w14:paraId="41769A41" w14:textId="77777777">
            <w:pPr>
              <w:spacing w:after="20"/>
            </w:pPr>
            <w:r>
              <w:rPr>
                <w:rFonts w:ascii="Aptos" w:hAnsi="Aptos"/>
                <w:color w:val="243746"/>
                <w:sz w:val="14"/>
              </w:rPr>
              <w:t>Peace</w:t>
            </w:r>
          </w:p>
        </w:tc>
      </w:tr>
      <w:tr w:rsidR="00036239" w:rsidTr="3E3E05C4" w14:paraId="59F246E4" w14:textId="77777777">
        <w:trPr>
          <w:trHeight w:val="300"/>
          <w:trPrChange w:author="gracia.lanza" w:date="2026-10-04T15:22:02.576Z" w16du:dateUtc="2026-10-04T15:22:02.576Z" w:id="1587962360">
            <w:trPr>
              <w:trHeight w:val="300"/>
            </w:trPr>
          </w:trPrChange>
        </w:trPr>
        <w:tc>
          <w:tcPr>
            <w:tcW w:w="700" w:type="dxa"/>
            <w:tcMar>
              <w:top w:w="70" w:type="dxa"/>
              <w:left w:w="90" w:type="dxa"/>
              <w:bottom w:w="70" w:type="dxa"/>
              <w:right w:w="90" w:type="dxa"/>
            </w:tcMar>
            <w:vAlign w:val="center"/>
            <w:tcPrChange w:author="gracia.lanza" w:date="2026-10-04T15:22:03.109Z" w:id="1791349584">
              <w:tcPr>
                <w:tcW w:w="700" w:type="dxa"/>
                <w:tcMar>
                  <w:top w:w="70" w:type="dxa"/>
                  <w:left w:w="90" w:type="dxa"/>
                  <w:bottom w:w="70" w:type="dxa"/>
                  <w:right w:w="90" w:type="dxa"/>
                </w:tcMar>
                <w:vAlign w:val="center"/>
              </w:tcPr>
            </w:tcPrChange>
          </w:tcPr>
          <w:p w:rsidR="00036239" w:rsidRDefault="00111048" w14:paraId="267D109C" w14:textId="77777777">
            <w:pPr>
              <w:spacing w:after="20"/>
            </w:pPr>
            <w:r>
              <w:rPr>
                <w:rFonts w:ascii="Aptos" w:hAnsi="Aptos"/>
                <w:b/>
                <w:color w:val="243746"/>
                <w:sz w:val="14"/>
              </w:rPr>
              <w:t>11</w:t>
            </w:r>
          </w:p>
        </w:tc>
        <w:tc>
          <w:tcPr>
            <w:tcW w:w="3495" w:type="dxa"/>
            <w:tcMar>
              <w:top w:w="70" w:type="dxa"/>
              <w:left w:w="90" w:type="dxa"/>
              <w:bottom w:w="70" w:type="dxa"/>
              <w:right w:w="90" w:type="dxa"/>
            </w:tcMar>
            <w:vAlign w:val="center"/>
            <w:tcPrChange w:author="gracia.lanza" w:date="2026-10-04T15:22:03.109Z" w:id="1297968176">
              <w:tcPr>
                <w:tcW w:w="3500" w:type="dxa"/>
                <w:tcMar>
                  <w:top w:w="70" w:type="dxa"/>
                  <w:left w:w="90" w:type="dxa"/>
                  <w:bottom w:w="70" w:type="dxa"/>
                  <w:right w:w="90" w:type="dxa"/>
                </w:tcMar>
                <w:vAlign w:val="center"/>
              </w:tcPr>
            </w:tcPrChange>
          </w:tcPr>
          <w:p w:rsidR="00036239" w:rsidRDefault="00111048" w14:paraId="26F30139" w14:textId="77777777">
            <w:pPr>
              <w:spacing w:after="20"/>
            </w:pPr>
            <w:r>
              <w:rPr>
                <w:rFonts w:ascii="Aptos" w:hAnsi="Aptos"/>
                <w:color w:val="243746"/>
                <w:sz w:val="14"/>
              </w:rPr>
              <w:t>Institutional performance and operations</w:t>
            </w:r>
          </w:p>
        </w:tc>
        <w:tc>
          <w:tcPr>
            <w:tcW w:w="1305" w:type="dxa"/>
            <w:tcMar>
              <w:top w:w="70" w:type="dxa"/>
              <w:left w:w="90" w:type="dxa"/>
              <w:bottom w:w="70" w:type="dxa"/>
              <w:right w:w="90" w:type="dxa"/>
            </w:tcMar>
            <w:vAlign w:val="center"/>
            <w:tcPrChange w:author="gracia.lanza" w:date="2026-10-04T15:22:03.109Z" w:id="1517496759">
              <w:tcPr>
                <w:tcW w:w="1300" w:type="dxa"/>
                <w:tcMar>
                  <w:top w:w="70" w:type="dxa"/>
                  <w:left w:w="90" w:type="dxa"/>
                  <w:bottom w:w="70" w:type="dxa"/>
                  <w:right w:w="90" w:type="dxa"/>
                </w:tcMar>
                <w:vAlign w:val="center"/>
              </w:tcPr>
            </w:tcPrChange>
          </w:tcPr>
          <w:p w:rsidR="00036239" w:rsidRDefault="00111048" w14:paraId="5382A54C" w14:textId="77777777">
            <w:pPr>
              <w:spacing w:after="20"/>
            </w:pPr>
            <w:r>
              <w:rPr>
                <w:rFonts w:ascii="Aptos" w:hAnsi="Aptos"/>
                <w:color w:val="243746"/>
                <w:sz w:val="14"/>
              </w:rPr>
              <w:t>Enabling</w:t>
            </w:r>
          </w:p>
        </w:tc>
        <w:tc>
          <w:tcPr>
            <w:tcW w:w="2200" w:type="dxa"/>
            <w:tcMar>
              <w:top w:w="70" w:type="dxa"/>
              <w:left w:w="90" w:type="dxa"/>
              <w:bottom w:w="70" w:type="dxa"/>
              <w:right w:w="90" w:type="dxa"/>
            </w:tcMar>
            <w:vAlign w:val="center"/>
            <w:tcPrChange w:author="gracia.lanza" w:date="2026-10-04T15:22:03.109Z" w:id="1981431671">
              <w:tcPr>
                <w:tcW w:w="2200" w:type="dxa"/>
                <w:tcMar>
                  <w:top w:w="70" w:type="dxa"/>
                  <w:left w:w="90" w:type="dxa"/>
                  <w:bottom w:w="70" w:type="dxa"/>
                  <w:right w:w="90" w:type="dxa"/>
                </w:tcMar>
                <w:vAlign w:val="center"/>
              </w:tcPr>
            </w:tcPrChange>
          </w:tcPr>
          <w:p w:rsidR="00036239" w:rsidRDefault="00111048" w14:paraId="560C3A49" w14:textId="77777777">
            <w:pPr>
              <w:spacing w:after="20"/>
            </w:pPr>
            <w:r>
              <w:rPr>
                <w:rFonts w:ascii="Aptos" w:hAnsi="Aptos"/>
                <w:color w:val="243746"/>
                <w:sz w:val="14"/>
              </w:rPr>
              <w:t>16 (8 / 8 / 0)</w:t>
            </w:r>
          </w:p>
        </w:tc>
        <w:tc>
          <w:tcPr>
            <w:tcW w:w="2020" w:type="dxa"/>
            <w:tcMar>
              <w:top w:w="70" w:type="dxa"/>
              <w:left w:w="90" w:type="dxa"/>
              <w:bottom w:w="70" w:type="dxa"/>
              <w:right w:w="90" w:type="dxa"/>
            </w:tcMar>
            <w:vAlign w:val="center"/>
            <w:tcPrChange w:author="gracia.lanza" w:date="2026-10-04T15:22:03.109Z" w:id="1814975042">
              <w:tcPr>
                <w:tcW w:w="2020" w:type="dxa"/>
                <w:tcMar>
                  <w:top w:w="70" w:type="dxa"/>
                  <w:left w:w="90" w:type="dxa"/>
                  <w:bottom w:w="70" w:type="dxa"/>
                  <w:right w:w="90" w:type="dxa"/>
                </w:tcMar>
                <w:vAlign w:val="center"/>
              </w:tcPr>
            </w:tcPrChange>
          </w:tcPr>
          <w:p w:rsidR="00036239" w:rsidRDefault="00111048" w14:paraId="2E24EF04" w14:textId="77777777">
            <w:pPr>
              <w:spacing w:after="20"/>
            </w:pPr>
            <w:r>
              <w:rPr>
                <w:rFonts w:ascii="Aptos" w:hAnsi="Aptos"/>
                <w:color w:val="243746"/>
                <w:sz w:val="14"/>
              </w:rPr>
              <w:t>Institutional enabler</w:t>
            </w:r>
          </w:p>
        </w:tc>
      </w:tr>
      <w:tr w:rsidR="00036239" w:rsidTr="3E3E05C4" w14:paraId="6F38B6AC" w14:textId="77777777">
        <w:trPr>
          <w:trHeight w:val="300"/>
          <w:trPrChange w:author="gracia.lanza" w:date="2026-10-04T15:22:02.577Z" w16du:dateUtc="2026-10-04T15:22:02.577Z" w:id="641535362">
            <w:trPr>
              <w:trHeight w:val="300"/>
            </w:trPr>
          </w:trPrChange>
        </w:trPr>
        <w:tc>
          <w:tcPr>
            <w:tcW w:w="700" w:type="dxa"/>
            <w:tcMar>
              <w:top w:w="70" w:type="dxa"/>
              <w:left w:w="90" w:type="dxa"/>
              <w:bottom w:w="70" w:type="dxa"/>
              <w:right w:w="90" w:type="dxa"/>
            </w:tcMar>
            <w:vAlign w:val="center"/>
            <w:tcPrChange w:author="gracia.lanza" w:date="2026-10-04T15:22:03.11Z" w:id="450634016">
              <w:tcPr>
                <w:tcW w:w="700" w:type="dxa"/>
                <w:tcMar>
                  <w:top w:w="70" w:type="dxa"/>
                  <w:left w:w="90" w:type="dxa"/>
                  <w:bottom w:w="70" w:type="dxa"/>
                  <w:right w:w="90" w:type="dxa"/>
                </w:tcMar>
                <w:vAlign w:val="center"/>
              </w:tcPr>
            </w:tcPrChange>
          </w:tcPr>
          <w:p w:rsidR="00036239" w:rsidRDefault="00111048" w14:paraId="3E967BE2" w14:textId="77777777">
            <w:pPr>
              <w:spacing w:after="20"/>
            </w:pPr>
            <w:r>
              <w:rPr>
                <w:rFonts w:ascii="Aptos" w:hAnsi="Aptos"/>
                <w:b/>
                <w:color w:val="243746"/>
                <w:sz w:val="14"/>
              </w:rPr>
              <w:t>12</w:t>
            </w:r>
          </w:p>
        </w:tc>
        <w:tc>
          <w:tcPr>
            <w:tcW w:w="3495" w:type="dxa"/>
            <w:tcMar>
              <w:top w:w="70" w:type="dxa"/>
              <w:left w:w="90" w:type="dxa"/>
              <w:bottom w:w="70" w:type="dxa"/>
              <w:right w:w="90" w:type="dxa"/>
            </w:tcMar>
            <w:vAlign w:val="center"/>
            <w:tcPrChange w:author="gracia.lanza" w:date="2026-10-04T15:22:03.11Z" w:id="873812806">
              <w:tcPr>
                <w:tcW w:w="3500" w:type="dxa"/>
                <w:tcMar>
                  <w:top w:w="70" w:type="dxa"/>
                  <w:left w:w="90" w:type="dxa"/>
                  <w:bottom w:w="70" w:type="dxa"/>
                  <w:right w:w="90" w:type="dxa"/>
                </w:tcMar>
                <w:vAlign w:val="center"/>
              </w:tcPr>
            </w:tcPrChange>
          </w:tcPr>
          <w:p w:rsidR="00036239" w:rsidRDefault="00111048" w14:paraId="2E1B6BE3" w14:textId="77777777">
            <w:pPr>
              <w:spacing w:after="20"/>
            </w:pPr>
            <w:r>
              <w:rPr>
                <w:rFonts w:ascii="Aptos" w:hAnsi="Aptos"/>
                <w:color w:val="243746"/>
                <w:sz w:val="14"/>
              </w:rPr>
              <w:t>Workforce and talent</w:t>
            </w:r>
          </w:p>
        </w:tc>
        <w:tc>
          <w:tcPr>
            <w:tcW w:w="1305" w:type="dxa"/>
            <w:tcMar>
              <w:top w:w="70" w:type="dxa"/>
              <w:left w:w="90" w:type="dxa"/>
              <w:bottom w:w="70" w:type="dxa"/>
              <w:right w:w="90" w:type="dxa"/>
            </w:tcMar>
            <w:vAlign w:val="center"/>
            <w:tcPrChange w:author="gracia.lanza" w:date="2026-10-04T15:22:03.11Z" w:id="292777119">
              <w:tcPr>
                <w:tcW w:w="1300" w:type="dxa"/>
                <w:tcMar>
                  <w:top w:w="70" w:type="dxa"/>
                  <w:left w:w="90" w:type="dxa"/>
                  <w:bottom w:w="70" w:type="dxa"/>
                  <w:right w:w="90" w:type="dxa"/>
                </w:tcMar>
                <w:vAlign w:val="center"/>
              </w:tcPr>
            </w:tcPrChange>
          </w:tcPr>
          <w:p w:rsidR="00036239" w:rsidRDefault="00111048" w14:paraId="6D06B4AF" w14:textId="77777777">
            <w:pPr>
              <w:spacing w:after="20"/>
            </w:pPr>
            <w:r>
              <w:rPr>
                <w:rFonts w:ascii="Aptos" w:hAnsi="Aptos"/>
                <w:color w:val="243746"/>
                <w:sz w:val="14"/>
              </w:rPr>
              <w:t>Enabling</w:t>
            </w:r>
          </w:p>
        </w:tc>
        <w:tc>
          <w:tcPr>
            <w:tcW w:w="2200" w:type="dxa"/>
            <w:tcMar>
              <w:top w:w="70" w:type="dxa"/>
              <w:left w:w="90" w:type="dxa"/>
              <w:bottom w:w="70" w:type="dxa"/>
              <w:right w:w="90" w:type="dxa"/>
            </w:tcMar>
            <w:vAlign w:val="center"/>
            <w:tcPrChange w:author="gracia.lanza" w:date="2026-10-04T15:22:03.11Z" w:id="805991924">
              <w:tcPr>
                <w:tcW w:w="2200" w:type="dxa"/>
                <w:tcMar>
                  <w:top w:w="70" w:type="dxa"/>
                  <w:left w:w="90" w:type="dxa"/>
                  <w:bottom w:w="70" w:type="dxa"/>
                  <w:right w:w="90" w:type="dxa"/>
                </w:tcMar>
                <w:vAlign w:val="center"/>
              </w:tcPr>
            </w:tcPrChange>
          </w:tcPr>
          <w:p w:rsidR="00036239" w:rsidRDefault="00111048" w14:paraId="354E99E2" w14:textId="77777777">
            <w:pPr>
              <w:spacing w:after="20"/>
            </w:pPr>
            <w:r>
              <w:rPr>
                <w:rFonts w:ascii="Aptos" w:hAnsi="Aptos"/>
                <w:color w:val="243746"/>
                <w:sz w:val="14"/>
              </w:rPr>
              <w:t>5 (2 / 3 / 0)</w:t>
            </w:r>
          </w:p>
        </w:tc>
        <w:tc>
          <w:tcPr>
            <w:tcW w:w="2020" w:type="dxa"/>
            <w:tcMar>
              <w:top w:w="70" w:type="dxa"/>
              <w:left w:w="90" w:type="dxa"/>
              <w:bottom w:w="70" w:type="dxa"/>
              <w:right w:w="90" w:type="dxa"/>
            </w:tcMar>
            <w:vAlign w:val="center"/>
            <w:tcPrChange w:author="gracia.lanza" w:date="2026-10-04T15:22:03.111Z" w:id="1196914690">
              <w:tcPr>
                <w:tcW w:w="2020" w:type="dxa"/>
                <w:tcMar>
                  <w:top w:w="70" w:type="dxa"/>
                  <w:left w:w="90" w:type="dxa"/>
                  <w:bottom w:w="70" w:type="dxa"/>
                  <w:right w:w="90" w:type="dxa"/>
                </w:tcMar>
                <w:vAlign w:val="center"/>
              </w:tcPr>
            </w:tcPrChange>
          </w:tcPr>
          <w:p w:rsidR="00036239" w:rsidRDefault="00111048" w14:paraId="237233C4" w14:textId="77777777">
            <w:pPr>
              <w:spacing w:after="20"/>
            </w:pPr>
            <w:r>
              <w:rPr>
                <w:rFonts w:ascii="Aptos" w:hAnsi="Aptos"/>
                <w:color w:val="243746"/>
                <w:sz w:val="14"/>
              </w:rPr>
              <w:t>Institutional enabler</w:t>
            </w:r>
          </w:p>
        </w:tc>
      </w:tr>
      <w:tr w:rsidR="00036239" w:rsidTr="3E3E05C4" w14:paraId="1EE90D96" w14:textId="77777777">
        <w:trPr>
          <w:trHeight w:val="300"/>
          <w:trPrChange w:author="gracia.lanza" w:date="2026-10-04T15:22:02.578Z" w16du:dateUtc="2026-10-04T15:22:02.578Z" w:id="2112630119">
            <w:trPr>
              <w:trHeight w:val="300"/>
            </w:trPr>
          </w:trPrChange>
        </w:trPr>
        <w:tc>
          <w:tcPr>
            <w:tcW w:w="700" w:type="dxa"/>
            <w:tcMar>
              <w:top w:w="70" w:type="dxa"/>
              <w:left w:w="90" w:type="dxa"/>
              <w:bottom w:w="70" w:type="dxa"/>
              <w:right w:w="90" w:type="dxa"/>
            </w:tcMar>
            <w:vAlign w:val="center"/>
            <w:tcPrChange w:author="gracia.lanza" w:date="2026-10-04T15:22:03.112Z" w:id="2028052278">
              <w:tcPr>
                <w:tcW w:w="700" w:type="dxa"/>
                <w:tcMar>
                  <w:top w:w="70" w:type="dxa"/>
                  <w:left w:w="90" w:type="dxa"/>
                  <w:bottom w:w="70" w:type="dxa"/>
                  <w:right w:w="90" w:type="dxa"/>
                </w:tcMar>
                <w:vAlign w:val="center"/>
              </w:tcPr>
            </w:tcPrChange>
          </w:tcPr>
          <w:p w:rsidR="00036239" w:rsidRDefault="00111048" w14:paraId="6DC4E7D5" w14:textId="77777777">
            <w:pPr>
              <w:spacing w:after="20"/>
            </w:pPr>
            <w:r>
              <w:rPr>
                <w:rFonts w:ascii="Aptos" w:hAnsi="Aptos"/>
                <w:b/>
                <w:color w:val="243746"/>
                <w:sz w:val="14"/>
              </w:rPr>
              <w:t>13</w:t>
            </w:r>
          </w:p>
        </w:tc>
        <w:tc>
          <w:tcPr>
            <w:tcW w:w="3495" w:type="dxa"/>
            <w:tcMar>
              <w:top w:w="70" w:type="dxa"/>
              <w:left w:w="90" w:type="dxa"/>
              <w:bottom w:w="70" w:type="dxa"/>
              <w:right w:w="90" w:type="dxa"/>
            </w:tcMar>
            <w:vAlign w:val="center"/>
            <w:tcPrChange w:author="gracia.lanza" w:date="2026-10-04T15:22:03.112Z" w:id="1572490545">
              <w:tcPr>
                <w:tcW w:w="3500" w:type="dxa"/>
                <w:tcMar>
                  <w:top w:w="70" w:type="dxa"/>
                  <w:left w:w="90" w:type="dxa"/>
                  <w:bottom w:w="70" w:type="dxa"/>
                  <w:right w:w="90" w:type="dxa"/>
                </w:tcMar>
                <w:vAlign w:val="center"/>
              </w:tcPr>
            </w:tcPrChange>
          </w:tcPr>
          <w:p w:rsidR="00036239" w:rsidRDefault="00111048" w14:paraId="35FEC041" w14:textId="77777777">
            <w:pPr>
              <w:spacing w:after="20"/>
            </w:pPr>
            <w:r>
              <w:rPr>
                <w:rFonts w:ascii="Aptos" w:hAnsi="Aptos"/>
                <w:color w:val="243746"/>
                <w:sz w:val="14"/>
              </w:rPr>
              <w:t>Resource mobilization and donor relations</w:t>
            </w:r>
          </w:p>
        </w:tc>
        <w:tc>
          <w:tcPr>
            <w:tcW w:w="1305" w:type="dxa"/>
            <w:tcMar>
              <w:top w:w="70" w:type="dxa"/>
              <w:left w:w="90" w:type="dxa"/>
              <w:bottom w:w="70" w:type="dxa"/>
              <w:right w:w="90" w:type="dxa"/>
            </w:tcMar>
            <w:vAlign w:val="center"/>
            <w:tcPrChange w:author="gracia.lanza" w:date="2026-10-04T15:22:03.112Z" w:id="1403007676">
              <w:tcPr>
                <w:tcW w:w="1300" w:type="dxa"/>
                <w:tcMar>
                  <w:top w:w="70" w:type="dxa"/>
                  <w:left w:w="90" w:type="dxa"/>
                  <w:bottom w:w="70" w:type="dxa"/>
                  <w:right w:w="90" w:type="dxa"/>
                </w:tcMar>
                <w:vAlign w:val="center"/>
              </w:tcPr>
            </w:tcPrChange>
          </w:tcPr>
          <w:p w:rsidR="00036239" w:rsidRDefault="00111048" w14:paraId="09224A6B" w14:textId="77777777">
            <w:pPr>
              <w:spacing w:after="20"/>
            </w:pPr>
            <w:r>
              <w:rPr>
                <w:rFonts w:ascii="Aptos" w:hAnsi="Aptos"/>
                <w:color w:val="243746"/>
                <w:sz w:val="14"/>
              </w:rPr>
              <w:t>Enabling</w:t>
            </w:r>
          </w:p>
        </w:tc>
        <w:tc>
          <w:tcPr>
            <w:tcW w:w="2200" w:type="dxa"/>
            <w:tcMar>
              <w:top w:w="70" w:type="dxa"/>
              <w:left w:w="90" w:type="dxa"/>
              <w:bottom w:w="70" w:type="dxa"/>
              <w:right w:w="90" w:type="dxa"/>
            </w:tcMar>
            <w:vAlign w:val="center"/>
            <w:tcPrChange w:author="gracia.lanza" w:date="2026-10-04T15:22:03.112Z" w:id="252001627">
              <w:tcPr>
                <w:tcW w:w="2200" w:type="dxa"/>
                <w:tcMar>
                  <w:top w:w="70" w:type="dxa"/>
                  <w:left w:w="90" w:type="dxa"/>
                  <w:bottom w:w="70" w:type="dxa"/>
                  <w:right w:w="90" w:type="dxa"/>
                </w:tcMar>
                <w:vAlign w:val="center"/>
              </w:tcPr>
            </w:tcPrChange>
          </w:tcPr>
          <w:p w:rsidR="00036239" w:rsidRDefault="00111048" w14:paraId="038DA552" w14:textId="77777777">
            <w:pPr>
              <w:spacing w:after="20"/>
            </w:pPr>
            <w:r>
              <w:rPr>
                <w:rFonts w:ascii="Aptos" w:hAnsi="Aptos"/>
                <w:color w:val="243746"/>
                <w:sz w:val="14"/>
              </w:rPr>
              <w:t>8 (3 / 5 / 0)</w:t>
            </w:r>
          </w:p>
        </w:tc>
        <w:tc>
          <w:tcPr>
            <w:tcW w:w="2020" w:type="dxa"/>
            <w:tcMar>
              <w:top w:w="70" w:type="dxa"/>
              <w:left w:w="90" w:type="dxa"/>
              <w:bottom w:w="70" w:type="dxa"/>
              <w:right w:w="90" w:type="dxa"/>
            </w:tcMar>
            <w:vAlign w:val="center"/>
            <w:tcPrChange w:author="gracia.lanza" w:date="2026-10-04T15:22:03.112Z" w:id="1709494605">
              <w:tcPr>
                <w:tcW w:w="2020" w:type="dxa"/>
                <w:tcMar>
                  <w:top w:w="70" w:type="dxa"/>
                  <w:left w:w="90" w:type="dxa"/>
                  <w:bottom w:w="70" w:type="dxa"/>
                  <w:right w:w="90" w:type="dxa"/>
                </w:tcMar>
                <w:vAlign w:val="center"/>
              </w:tcPr>
            </w:tcPrChange>
          </w:tcPr>
          <w:p w:rsidR="00036239" w:rsidRDefault="00111048" w14:paraId="6C0BE1F9" w14:textId="77777777">
            <w:pPr>
              <w:spacing w:after="20"/>
            </w:pPr>
            <w:r>
              <w:rPr>
                <w:rFonts w:ascii="Aptos" w:hAnsi="Aptos"/>
                <w:color w:val="243746"/>
                <w:sz w:val="14"/>
              </w:rPr>
              <w:t>Institutional enabler</w:t>
            </w:r>
          </w:p>
        </w:tc>
      </w:tr>
    </w:tbl>
    <w:p w:rsidR="00036239" w:rsidRDefault="00111048" w14:paraId="6DBAFE58" w14:textId="77777777">
      <w:pPr>
        <w:spacing w:after="80" w:line="252" w:lineRule="auto"/>
      </w:pPr>
      <w:r>
        <w:rPr>
          <w:rFonts w:ascii="Aptos" w:hAnsi="Aptos"/>
          <w:color w:val="243746"/>
          <w:sz w:val="18"/>
        </w:rPr>
        <w:t>Volume 1 applies across all three Thrusts, since innovations and partnerships feed every pathway. The three enabling volumes are reported alongside the Thrusts as CIMMYT’s institutional performance.</w:t>
      </w:r>
    </w:p>
    <w:p w:rsidR="00407383" w:rsidRDefault="00407383" w14:paraId="39BC616B" w14:textId="77777777">
      <w:pPr>
        <w:spacing w:after="160"/>
      </w:pPr>
    </w:p>
    <w:p w:rsidR="00407383" w:rsidRDefault="005010ED" w14:paraId="0AF20BA2" w14:textId="77777777">
      <w:pPr>
        <w:pStyle w:val="Heading2"/>
        <w:keepNext/>
      </w:pPr>
      <w:r>
        <w:t>3.2  One KPI, Multiple Valid Measurement Levels</w:t>
      </w:r>
    </w:p>
    <w:p w:rsidR="00407383" w:rsidRDefault="005010ED" w14:paraId="02B4FD74" w14:textId="77777777">
      <w:pPr>
        <w:spacing w:after="140"/>
      </w:pPr>
      <w:r>
        <w:rPr>
          <w:color w:val="444444"/>
        </w:rPr>
        <w:t>A common KPI does not imply one method everywhere. Yield, in tons per hectare, shows how one concept can be measured at different levels with different methods, each suited to the decision at hand:</w:t>
      </w:r>
    </w:p>
    <w:p w:rsidR="00407383" w:rsidRDefault="00407383" w14:paraId="746BF612"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2400"/>
        <w:gridCol w:w="2400"/>
        <w:gridCol w:w="2760"/>
      </w:tblGrid>
      <w:tr w:rsidR="00407383" w:rsidTr="58FF6424" w14:paraId="152D8BD0" w14:textId="77777777">
        <w:tc>
          <w:tcPr>
            <w:tcW w:w="1800" w:type="dxa"/>
            <w:tcBorders>
              <w:top w:val="single" w:color="004D5B" w:sz="4" w:space="0"/>
              <w:left w:val="single" w:color="004D5B" w:sz="4" w:space="0"/>
              <w:bottom w:val="single" w:color="004D5B" w:sz="4" w:space="0"/>
              <w:right w:val="single" w:color="004D5B" w:sz="4" w:space="0"/>
            </w:tcBorders>
            <w:shd w:val="clear" w:color="auto" w:fill="004D5B"/>
            <w:tcMar>
              <w:top w:w="70" w:type="dxa"/>
              <w:left w:w="120" w:type="dxa"/>
              <w:bottom w:w="70" w:type="dxa"/>
              <w:right w:w="120" w:type="dxa"/>
            </w:tcMar>
          </w:tcPr>
          <w:p w:rsidR="00407383" w:rsidRDefault="005010ED" w14:paraId="6CCC13D0" w14:textId="77777777">
            <w:pPr>
              <w:keepNext/>
            </w:pPr>
            <w:r>
              <w:rPr>
                <w:b/>
                <w:bCs/>
                <w:color w:val="FFFFFF"/>
                <w:sz w:val="17"/>
                <w:szCs w:val="17"/>
              </w:rPr>
              <w:t>Level</w:t>
            </w:r>
          </w:p>
        </w:tc>
        <w:tc>
          <w:tcPr>
            <w:tcW w:w="2400" w:type="dxa"/>
            <w:tcBorders>
              <w:top w:val="single" w:color="004D5B" w:sz="4" w:space="0"/>
              <w:left w:val="single" w:color="004D5B" w:sz="4" w:space="0"/>
              <w:bottom w:val="single" w:color="004D5B" w:sz="4" w:space="0"/>
              <w:right w:val="single" w:color="004D5B" w:sz="4" w:space="0"/>
            </w:tcBorders>
            <w:shd w:val="clear" w:color="auto" w:fill="004D5B"/>
            <w:tcMar>
              <w:top w:w="70" w:type="dxa"/>
              <w:left w:w="120" w:type="dxa"/>
              <w:bottom w:w="70" w:type="dxa"/>
              <w:right w:w="120" w:type="dxa"/>
            </w:tcMar>
          </w:tcPr>
          <w:p w:rsidR="00407383" w:rsidRDefault="005010ED" w14:paraId="6C210C78" w14:textId="77777777">
            <w:pPr>
              <w:keepNext/>
            </w:pPr>
            <w:r>
              <w:rPr>
                <w:b/>
                <w:bCs/>
                <w:color w:val="FFFFFF"/>
                <w:sz w:val="17"/>
                <w:szCs w:val="17"/>
              </w:rPr>
              <w:t>How we measure it</w:t>
            </w:r>
          </w:p>
        </w:tc>
        <w:tc>
          <w:tcPr>
            <w:tcW w:w="2400" w:type="dxa"/>
            <w:tcBorders>
              <w:top w:val="single" w:color="004D5B" w:sz="4" w:space="0"/>
              <w:left w:val="single" w:color="004D5B" w:sz="4" w:space="0"/>
              <w:bottom w:val="single" w:color="004D5B" w:sz="4" w:space="0"/>
              <w:right w:val="single" w:color="004D5B" w:sz="4" w:space="0"/>
            </w:tcBorders>
            <w:shd w:val="clear" w:color="auto" w:fill="004D5B"/>
            <w:tcMar>
              <w:top w:w="70" w:type="dxa"/>
              <w:left w:w="120" w:type="dxa"/>
              <w:bottom w:w="70" w:type="dxa"/>
              <w:right w:w="120" w:type="dxa"/>
            </w:tcMar>
          </w:tcPr>
          <w:p w:rsidR="00407383" w:rsidRDefault="005010ED" w14:paraId="4AE845D0" w14:textId="77777777">
            <w:pPr>
              <w:keepNext/>
            </w:pPr>
            <w:r>
              <w:rPr>
                <w:b/>
                <w:bCs/>
                <w:color w:val="FFFFFF"/>
                <w:sz w:val="17"/>
                <w:szCs w:val="17"/>
              </w:rPr>
              <w:t>Key standards</w:t>
            </w:r>
          </w:p>
        </w:tc>
        <w:tc>
          <w:tcPr>
            <w:tcW w:w="2760" w:type="dxa"/>
            <w:tcBorders>
              <w:top w:val="single" w:color="004D5B" w:sz="4" w:space="0"/>
              <w:left w:val="single" w:color="004D5B" w:sz="4" w:space="0"/>
              <w:bottom w:val="single" w:color="004D5B" w:sz="4" w:space="0"/>
              <w:right w:val="single" w:color="004D5B" w:sz="4" w:space="0"/>
            </w:tcBorders>
            <w:shd w:val="clear" w:color="auto" w:fill="004D5B"/>
            <w:tcMar>
              <w:top w:w="70" w:type="dxa"/>
              <w:left w:w="120" w:type="dxa"/>
              <w:bottom w:w="70" w:type="dxa"/>
              <w:right w:w="120" w:type="dxa"/>
            </w:tcMar>
          </w:tcPr>
          <w:p w:rsidR="00407383" w:rsidRDefault="005010ED" w14:paraId="4BCB1DE5" w14:textId="77777777">
            <w:pPr>
              <w:keepNext/>
            </w:pPr>
            <w:r>
              <w:rPr>
                <w:b/>
                <w:bCs/>
                <w:color w:val="FFFFFF" w:themeColor="background1"/>
                <w:sz w:val="17"/>
                <w:szCs w:val="17"/>
              </w:rPr>
              <w:t>Quality rating</w:t>
            </w:r>
          </w:p>
          <w:p w:rsidR="00407383" w:rsidP="58FF6424" w:rsidRDefault="00407383" w14:paraId="4A46B228" w14:textId="77777777">
            <w:pPr>
              <w:keepNext/>
              <w:rPr>
                <w:b/>
                <w:bCs/>
                <w:color w:val="FFFFFF" w:themeColor="background1"/>
                <w:sz w:val="17"/>
                <w:szCs w:val="17"/>
              </w:rPr>
            </w:pPr>
          </w:p>
        </w:tc>
      </w:tr>
      <w:tr w:rsidR="00407383" w:rsidTr="58FF6424" w14:paraId="4A0F8EC7" w14:textId="77777777">
        <w:tc>
          <w:tcPr>
            <w:tcW w:w="180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80" w:type="dxa"/>
              <w:left w:w="120" w:type="dxa"/>
              <w:bottom w:w="80" w:type="dxa"/>
              <w:right w:w="120" w:type="dxa"/>
            </w:tcMar>
          </w:tcPr>
          <w:p w:rsidR="00407383" w:rsidRDefault="005010ED" w14:paraId="0F5977E4" w14:textId="77777777">
            <w:pPr>
              <w:keepNext/>
              <w:spacing w:after="20"/>
            </w:pPr>
            <w:r>
              <w:rPr>
                <w:b/>
                <w:bCs/>
                <w:sz w:val="17"/>
                <w:szCs w:val="17"/>
              </w:rPr>
              <w:t>Farm / Plot</w:t>
            </w:r>
          </w:p>
          <w:p w:rsidR="00407383" w:rsidRDefault="005010ED" w14:paraId="76592AAF" w14:textId="77777777">
            <w:pPr>
              <w:keepNext/>
              <w:spacing w:after="20"/>
            </w:pPr>
            <w:r>
              <w:rPr>
                <w:b/>
                <w:bCs/>
                <w:sz w:val="17"/>
                <w:szCs w:val="17"/>
              </w:rPr>
              <w:t>(Parcel)</w:t>
            </w:r>
          </w:p>
        </w:tc>
        <w:tc>
          <w:tcPr>
            <w:tcW w:w="240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80" w:type="dxa"/>
              <w:left w:w="120" w:type="dxa"/>
              <w:bottom w:w="80" w:type="dxa"/>
              <w:right w:w="120" w:type="dxa"/>
            </w:tcMar>
          </w:tcPr>
          <w:p w:rsidR="00407383" w:rsidRDefault="005010ED" w14:paraId="55C77901" w14:textId="77777777">
            <w:pPr>
              <w:keepNext/>
              <w:spacing w:after="20"/>
            </w:pPr>
            <w:r>
              <w:rPr>
                <w:color w:val="444444"/>
                <w:sz w:val="16"/>
                <w:szCs w:val="16"/>
              </w:rPr>
              <w:t>• Direct measurement</w:t>
            </w:r>
          </w:p>
          <w:p w:rsidR="00407383" w:rsidRDefault="005010ED" w14:paraId="6079F7E6" w14:textId="77777777">
            <w:pPr>
              <w:keepNext/>
              <w:spacing w:after="20"/>
            </w:pPr>
            <w:r>
              <w:rPr>
                <w:color w:val="444444"/>
                <w:sz w:val="16"/>
                <w:szCs w:val="16"/>
              </w:rPr>
              <w:t>• Crop cut</w:t>
            </w:r>
          </w:p>
          <w:p w:rsidR="00407383" w:rsidRDefault="005010ED" w14:paraId="422818E8" w14:textId="77777777">
            <w:pPr>
              <w:keepNext/>
              <w:spacing w:after="20"/>
            </w:pPr>
            <w:r>
              <w:rPr>
                <w:color w:val="444444"/>
                <w:sz w:val="16"/>
                <w:szCs w:val="16"/>
              </w:rPr>
              <w:t>• Farmer survey</w:t>
            </w:r>
          </w:p>
        </w:tc>
        <w:tc>
          <w:tcPr>
            <w:tcW w:w="240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80" w:type="dxa"/>
              <w:left w:w="120" w:type="dxa"/>
              <w:bottom w:w="80" w:type="dxa"/>
              <w:right w:w="120" w:type="dxa"/>
            </w:tcMar>
          </w:tcPr>
          <w:p w:rsidR="00407383" w:rsidRDefault="005010ED" w14:paraId="17505AC5" w14:textId="77777777">
            <w:pPr>
              <w:keepNext/>
              <w:spacing w:after="20"/>
            </w:pPr>
            <w:r>
              <w:rPr>
                <w:color w:val="444444"/>
                <w:sz w:val="16"/>
                <w:szCs w:val="16"/>
              </w:rPr>
              <w:t>• Use the most reliable method feasible in context</w:t>
            </w:r>
          </w:p>
          <w:p w:rsidR="00407383" w:rsidRDefault="005010ED" w14:paraId="00B6ECEB" w14:textId="77777777">
            <w:pPr>
              <w:keepNext/>
              <w:spacing w:after="20"/>
            </w:pPr>
            <w:r>
              <w:rPr>
                <w:color w:val="444444"/>
                <w:sz w:val="16"/>
                <w:szCs w:val="16"/>
              </w:rPr>
              <w:t>• Document method used and assign quality rating</w:t>
            </w:r>
          </w:p>
        </w:tc>
        <w:tc>
          <w:tcPr>
            <w:tcW w:w="276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80" w:type="dxa"/>
              <w:left w:w="120" w:type="dxa"/>
              <w:bottom w:w="80" w:type="dxa"/>
              <w:right w:w="120" w:type="dxa"/>
            </w:tcMar>
          </w:tcPr>
          <w:p w:rsidR="00407383" w:rsidRDefault="005010ED" w14:paraId="04ABB370" w14:textId="77777777">
            <w:pPr>
              <w:keepNext/>
              <w:spacing w:after="20"/>
            </w:pPr>
            <w:r>
              <w:rPr>
                <w:color w:val="444444"/>
                <w:sz w:val="16"/>
                <w:szCs w:val="16"/>
              </w:rPr>
              <w:t>High to medium, depending on method</w:t>
            </w:r>
          </w:p>
        </w:tc>
      </w:tr>
      <w:tr w:rsidR="00407383" w:rsidTr="58FF6424" w14:paraId="1997FF85" w14:textId="77777777">
        <w:tc>
          <w:tcPr>
            <w:tcW w:w="1800" w:type="dxa"/>
            <w:tcBorders>
              <w:top w:val="single" w:color="CCCCCC" w:sz="2" w:space="0"/>
              <w:left w:val="single" w:color="CCCCCC" w:sz="2" w:space="0"/>
              <w:bottom w:val="single" w:color="CCCCCC" w:sz="2" w:space="0"/>
              <w:right w:val="single" w:color="CCCCCC" w:sz="2" w:space="0"/>
            </w:tcBorders>
            <w:shd w:val="clear" w:color="auto" w:fill="E0F2F1"/>
            <w:tcMar>
              <w:top w:w="80" w:type="dxa"/>
              <w:left w:w="120" w:type="dxa"/>
              <w:bottom w:w="80" w:type="dxa"/>
              <w:right w:w="120" w:type="dxa"/>
            </w:tcMar>
          </w:tcPr>
          <w:p w:rsidR="00407383" w:rsidRDefault="005010ED" w14:paraId="51E54B61" w14:textId="77777777">
            <w:pPr>
              <w:spacing w:after="20"/>
            </w:pPr>
            <w:r>
              <w:rPr>
                <w:b/>
                <w:bCs/>
                <w:sz w:val="17"/>
                <w:szCs w:val="17"/>
              </w:rPr>
              <w:t>Trial / Station</w:t>
            </w:r>
          </w:p>
          <w:p w:rsidR="00407383" w:rsidP="58FF6424" w:rsidRDefault="005010ED" w14:paraId="6489B615" w14:textId="77777777">
            <w:pPr>
              <w:spacing w:after="20"/>
              <w:rPr>
                <w:b/>
                <w:bCs/>
                <w:sz w:val="17"/>
                <w:szCs w:val="17"/>
              </w:rPr>
            </w:pPr>
            <w:r>
              <w:rPr>
                <w:b/>
                <w:bCs/>
                <w:sz w:val="17"/>
                <w:szCs w:val="17"/>
              </w:rPr>
              <w:t>(On-farm / On-station)</w:t>
            </w:r>
          </w:p>
        </w:tc>
        <w:tc>
          <w:tcPr>
            <w:tcW w:w="2400" w:type="dxa"/>
            <w:tcBorders>
              <w:top w:val="single" w:color="CCCCCC" w:sz="2" w:space="0"/>
              <w:left w:val="single" w:color="CCCCCC" w:sz="2" w:space="0"/>
              <w:bottom w:val="single" w:color="CCCCCC" w:sz="2" w:space="0"/>
              <w:right w:val="single" w:color="CCCCCC" w:sz="2" w:space="0"/>
            </w:tcBorders>
            <w:shd w:val="clear" w:color="auto" w:fill="E0F2F1"/>
            <w:tcMar>
              <w:top w:w="80" w:type="dxa"/>
              <w:left w:w="120" w:type="dxa"/>
              <w:bottom w:w="80" w:type="dxa"/>
              <w:right w:w="120" w:type="dxa"/>
            </w:tcMar>
          </w:tcPr>
          <w:p w:rsidR="00407383" w:rsidRDefault="005010ED" w14:paraId="121B2869" w14:textId="77777777">
            <w:pPr>
              <w:spacing w:after="20"/>
            </w:pPr>
            <w:r>
              <w:rPr>
                <w:color w:val="444444"/>
                <w:sz w:val="16"/>
                <w:szCs w:val="16"/>
              </w:rPr>
              <w:t>• Direct measurement of harvested plot</w:t>
            </w:r>
          </w:p>
          <w:p w:rsidR="00407383" w:rsidRDefault="005010ED" w14:paraId="36EA0363" w14:textId="77777777">
            <w:pPr>
              <w:spacing w:after="20"/>
            </w:pPr>
            <w:r>
              <w:rPr>
                <w:color w:val="444444"/>
                <w:sz w:val="16"/>
                <w:szCs w:val="16"/>
              </w:rPr>
              <w:t>• Standard protocols</w:t>
            </w:r>
          </w:p>
        </w:tc>
        <w:tc>
          <w:tcPr>
            <w:tcW w:w="2400" w:type="dxa"/>
            <w:tcBorders>
              <w:top w:val="single" w:color="CCCCCC" w:sz="2" w:space="0"/>
              <w:left w:val="single" w:color="CCCCCC" w:sz="2" w:space="0"/>
              <w:bottom w:val="single" w:color="CCCCCC" w:sz="2" w:space="0"/>
              <w:right w:val="single" w:color="CCCCCC" w:sz="2" w:space="0"/>
            </w:tcBorders>
            <w:shd w:val="clear" w:color="auto" w:fill="E0F2F1"/>
            <w:tcMar>
              <w:top w:w="80" w:type="dxa"/>
              <w:left w:w="120" w:type="dxa"/>
              <w:bottom w:w="80" w:type="dxa"/>
              <w:right w:w="120" w:type="dxa"/>
            </w:tcMar>
          </w:tcPr>
          <w:p w:rsidR="00407383" w:rsidRDefault="005010ED" w14:paraId="4A90AC21" w14:textId="77777777">
            <w:pPr>
              <w:spacing w:after="20"/>
            </w:pPr>
            <w:r>
              <w:rPr>
                <w:color w:val="444444"/>
                <w:sz w:val="16"/>
                <w:szCs w:val="16"/>
              </w:rPr>
              <w:t>• Measure yield on net plot</w:t>
            </w:r>
          </w:p>
          <w:p w:rsidR="00407383" w:rsidRDefault="005010ED" w14:paraId="2B284C8D" w14:textId="77777777">
            <w:pPr>
              <w:spacing w:after="20"/>
            </w:pPr>
            <w:r>
              <w:rPr>
                <w:color w:val="444444"/>
                <w:sz w:val="16"/>
                <w:szCs w:val="16"/>
              </w:rPr>
              <w:t>• Adjust to standard moisture (e.g. 12.5% for maize)</w:t>
            </w:r>
          </w:p>
          <w:p w:rsidR="00407383" w:rsidRDefault="005010ED" w14:paraId="440D798A" w14:textId="77777777">
            <w:pPr>
              <w:spacing w:after="20"/>
            </w:pPr>
            <w:r>
              <w:rPr>
                <w:color w:val="444444"/>
                <w:sz w:val="16"/>
                <w:szCs w:val="16"/>
              </w:rPr>
              <w:t>• Minimum plot size / repetitions required</w:t>
            </w:r>
          </w:p>
        </w:tc>
        <w:tc>
          <w:tcPr>
            <w:tcW w:w="2760" w:type="dxa"/>
            <w:tcBorders>
              <w:top w:val="single" w:color="CCCCCC" w:sz="2" w:space="0"/>
              <w:left w:val="single" w:color="CCCCCC" w:sz="2" w:space="0"/>
              <w:bottom w:val="single" w:color="CCCCCC" w:sz="2" w:space="0"/>
              <w:right w:val="single" w:color="CCCCCC" w:sz="2" w:space="0"/>
            </w:tcBorders>
            <w:shd w:val="clear" w:color="auto" w:fill="E0F2F1"/>
            <w:tcMar>
              <w:top w:w="80" w:type="dxa"/>
              <w:left w:w="120" w:type="dxa"/>
              <w:bottom w:w="80" w:type="dxa"/>
              <w:right w:w="120" w:type="dxa"/>
            </w:tcMar>
          </w:tcPr>
          <w:p w:rsidR="00407383" w:rsidRDefault="005010ED" w14:paraId="53FC8570" w14:textId="77777777">
            <w:pPr>
              <w:spacing w:after="20"/>
            </w:pPr>
            <w:r>
              <w:rPr>
                <w:color w:val="444444"/>
                <w:sz w:val="16"/>
                <w:szCs w:val="16"/>
              </w:rPr>
              <w:t>High (controlled protocols)</w:t>
            </w:r>
          </w:p>
        </w:tc>
      </w:tr>
      <w:tr w:rsidR="00407383" w:rsidTr="58FF6424" w14:paraId="7569F1D0" w14:textId="77777777">
        <w:tc>
          <w:tcPr>
            <w:tcW w:w="180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80" w:type="dxa"/>
              <w:left w:w="120" w:type="dxa"/>
              <w:bottom w:w="80" w:type="dxa"/>
              <w:right w:w="120" w:type="dxa"/>
            </w:tcMar>
          </w:tcPr>
          <w:p w:rsidR="00407383" w:rsidRDefault="005010ED" w14:paraId="77323F05" w14:textId="77777777">
            <w:pPr>
              <w:spacing w:after="20"/>
            </w:pPr>
            <w:r>
              <w:rPr>
                <w:b/>
                <w:bCs/>
                <w:sz w:val="17"/>
                <w:szCs w:val="17"/>
              </w:rPr>
              <w:t>Region / Country</w:t>
            </w:r>
          </w:p>
          <w:p w:rsidR="00407383" w:rsidRDefault="005010ED" w14:paraId="5DA89B60" w14:textId="77777777">
            <w:pPr>
              <w:spacing w:after="20"/>
            </w:pPr>
            <w:r>
              <w:rPr>
                <w:b/>
                <w:bCs/>
                <w:sz w:val="17"/>
                <w:szCs w:val="17"/>
              </w:rPr>
              <w:t>(Aggregated)</w:t>
            </w:r>
          </w:p>
        </w:tc>
        <w:tc>
          <w:tcPr>
            <w:tcW w:w="240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80" w:type="dxa"/>
              <w:left w:w="120" w:type="dxa"/>
              <w:bottom w:w="80" w:type="dxa"/>
              <w:right w:w="120" w:type="dxa"/>
            </w:tcMar>
          </w:tcPr>
          <w:p w:rsidR="00407383" w:rsidRDefault="005010ED" w14:paraId="285D95C2" w14:textId="77777777">
            <w:pPr>
              <w:spacing w:after="20"/>
            </w:pPr>
            <w:r>
              <w:rPr>
                <w:color w:val="444444"/>
                <w:sz w:val="16"/>
                <w:szCs w:val="16"/>
              </w:rPr>
              <w:t>• Aggregated from multiple trials and farm data</w:t>
            </w:r>
          </w:p>
          <w:p w:rsidR="00407383" w:rsidRDefault="005010ED" w14:paraId="2946EBD3" w14:textId="77777777">
            <w:pPr>
              <w:spacing w:after="20"/>
            </w:pPr>
            <w:r>
              <w:rPr>
                <w:color w:val="444444"/>
                <w:sz w:val="16"/>
                <w:szCs w:val="16"/>
              </w:rPr>
              <w:t>• Modeling / spatial interpolation where needed</w:t>
            </w:r>
          </w:p>
        </w:tc>
        <w:tc>
          <w:tcPr>
            <w:tcW w:w="240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80" w:type="dxa"/>
              <w:left w:w="120" w:type="dxa"/>
              <w:bottom w:w="80" w:type="dxa"/>
              <w:right w:w="120" w:type="dxa"/>
            </w:tcMar>
          </w:tcPr>
          <w:p w:rsidR="00407383" w:rsidRDefault="005010ED" w14:paraId="20D1C7E9" w14:textId="77777777">
            <w:pPr>
              <w:spacing w:after="20"/>
            </w:pPr>
            <w:r>
              <w:rPr>
                <w:color w:val="444444"/>
                <w:sz w:val="16"/>
                <w:szCs w:val="16"/>
              </w:rPr>
              <w:t>• Define inclusion criteria</w:t>
            </w:r>
          </w:p>
          <w:p w:rsidR="00407383" w:rsidRDefault="005010ED" w14:paraId="2AEEE959" w14:textId="77777777">
            <w:pPr>
              <w:spacing w:after="20"/>
            </w:pPr>
            <w:r>
              <w:rPr>
                <w:color w:val="444444"/>
                <w:sz w:val="16"/>
                <w:szCs w:val="16"/>
              </w:rPr>
              <w:t>• Weight by area / representativeness</w:t>
            </w:r>
          </w:p>
          <w:p w:rsidR="00407383" w:rsidRDefault="005010ED" w14:paraId="2A7ABB8C" w14:textId="77777777">
            <w:pPr>
              <w:spacing w:after="20"/>
            </w:pPr>
            <w:r>
              <w:rPr>
                <w:color w:val="444444"/>
                <w:sz w:val="16"/>
                <w:szCs w:val="16"/>
              </w:rPr>
              <w:t>• Report uncertainty bounds</w:t>
            </w:r>
          </w:p>
        </w:tc>
        <w:tc>
          <w:tcPr>
            <w:tcW w:w="2760" w:type="dxa"/>
            <w:tcBorders>
              <w:top w:val="single" w:color="CCCCCC" w:sz="2" w:space="0"/>
              <w:left w:val="single" w:color="CCCCCC" w:sz="2" w:space="0"/>
              <w:bottom w:val="single" w:color="CCCCCC" w:sz="2" w:space="0"/>
              <w:right w:val="single" w:color="CCCCCC" w:sz="2" w:space="0"/>
            </w:tcBorders>
            <w:shd w:val="clear" w:color="auto" w:fill="FFFFFF" w:themeFill="background1"/>
            <w:tcMar>
              <w:top w:w="80" w:type="dxa"/>
              <w:left w:w="120" w:type="dxa"/>
              <w:bottom w:w="80" w:type="dxa"/>
              <w:right w:w="120" w:type="dxa"/>
            </w:tcMar>
          </w:tcPr>
          <w:p w:rsidR="00407383" w:rsidRDefault="005010ED" w14:paraId="4179B6E3" w14:textId="77777777">
            <w:pPr>
              <w:spacing w:after="20"/>
            </w:pPr>
            <w:r>
              <w:rPr>
                <w:color w:val="444444"/>
                <w:sz w:val="16"/>
                <w:szCs w:val="16"/>
              </w:rPr>
              <w:t>Variable; document coverage and method quality</w:t>
            </w:r>
          </w:p>
        </w:tc>
      </w:tr>
    </w:tbl>
    <w:p w:rsidR="00407383" w:rsidRDefault="00407383" w14:paraId="7C6EA01C" w14:textId="77777777">
      <w:pPr>
        <w:spacing w:after="160"/>
      </w:pPr>
    </w:p>
    <w:p w:rsidR="00407383" w:rsidP="00137303" w:rsidRDefault="005010ED" w14:paraId="3B015393" w14:textId="77777777">
      <w:pPr>
        <w:spacing w:after="140"/>
      </w:pPr>
      <w:r>
        <w:rPr>
          <w:color w:val="444444"/>
        </w:rPr>
        <w:t>For every KPI, CIMMYT defines the concept, unit of observation, data sources, valid methods by measurement level, calculation and aggregation rules, disaggregation, quality assurance requirements, and data provenance. Projects may specify their local scope, but they do not silently redefine the institutional indicator. This is what makes evidence comparable and reusable across projects and contexts.</w:t>
      </w:r>
    </w:p>
    <w:p w:rsidR="00407383" w:rsidRDefault="005010ED" w14:paraId="3CEFFC8E" w14:textId="77777777">
      <w:pPr>
        <w:pStyle w:val="Heading2"/>
        <w:keepNext/>
      </w:pPr>
      <w:r>
        <w:t>3.3  From Observation-Level Data to Decision-Relevant Insights</w:t>
      </w:r>
    </w:p>
    <w:p w:rsidR="00407383" w:rsidRDefault="005010ED" w14:paraId="5DB8985E" w14:textId="77777777">
      <w:pPr>
        <w:spacing w:after="140"/>
      </w:pPr>
      <w:r>
        <w:rPr>
          <w:color w:val="444444"/>
        </w:rPr>
        <w:t>Data generated at different levels (plots, trials, farms, regions) have to be combined to produce comparable estimates at institutional scale.</w:t>
      </w:r>
    </w:p>
    <w:p w:rsidR="00407383" w:rsidRDefault="005010ED" w14:paraId="0DBA449D" w14:textId="77777777">
      <w:pPr>
        <w:spacing w:after="140"/>
      </w:pPr>
      <w:r>
        <w:rPr>
          <w:color w:val="444444"/>
        </w:rPr>
        <w:t>Institutional values are recomputed from eligible underlying records using the method defined for the indicator. Depending on the KPI, this may involve de-duplication, weighting, pooling of microdata, extrapolation, spatial interpolation, modeling or meta-analysis, and triangulation with compatible secondary sources. The result is reported with its coverage, uncertainty, provenance and method quality. It is never an unqualified sum of project totals. Results are then rolled up by KPI volume and by Thrust.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407383" w14:paraId="6058BDC0" w14:textId="77777777">
        <w:tc>
          <w:tcPr>
            <w:tcW w:w="9360" w:type="dxa"/>
            <w:tcBorders>
              <w:top w:val="none" w:color="FFFFFF" w:sz="0" w:space="0"/>
              <w:left w:val="single" w:color="004D5B" w:sz="20" w:space="0"/>
              <w:bottom w:val="none" w:color="FFFFFF" w:sz="0" w:space="0"/>
              <w:right w:val="none" w:color="FFFFFF" w:sz="0" w:space="0"/>
            </w:tcBorders>
            <w:shd w:val="clear" w:color="auto" w:fill="E0F2F1"/>
            <w:tcMar>
              <w:top w:w="140" w:type="dxa"/>
              <w:left w:w="320" w:type="dxa"/>
              <w:bottom w:w="140" w:type="dxa"/>
              <w:right w:w="320" w:type="dxa"/>
            </w:tcMar>
          </w:tcPr>
          <w:p w:rsidR="00407383" w:rsidRDefault="005010ED" w14:paraId="3DE6F52E" w14:textId="77777777">
            <w:r>
              <w:rPr>
                <w:i/>
                <w:iCs/>
              </w:rPr>
              <w:t>Example: What has CIMMYT contributed to yield change in Kenya? Answering this needs contribution or attribution analysis against a credible counterfactual, agronomic, socioeconomic and climate modeling, adoption data and geospatial assessment. A sum of reported numbers cannot answer it.</w:t>
            </w:r>
          </w:p>
        </w:tc>
      </w:tr>
    </w:tbl>
    <w:p w:rsidR="00407383" w:rsidRDefault="00407383" w14:paraId="47745900" w14:textId="77777777">
      <w:pPr>
        <w:spacing w:after="120"/>
      </w:pPr>
    </w:p>
    <w:p w:rsidR="00407383" w:rsidRDefault="005010ED" w14:paraId="55871E34" w14:textId="77777777">
      <w:pPr>
        <w:spacing w:after="140"/>
      </w:pPr>
      <w:r>
        <w:rPr>
          <w:color w:val="444444"/>
        </w:rPr>
        <w:t>This approach builds five institutional capabilities:</w:t>
      </w:r>
    </w:p>
    <w:p w:rsidR="00407383" w:rsidRDefault="005010ED" w14:paraId="3B9E9C7D" w14:textId="77777777">
      <w:pPr>
        <w:spacing w:before="30" w:after="30"/>
        <w:ind w:left="400" w:hanging="240"/>
        <w:rPr>
          <w:color w:val="444444"/>
        </w:rPr>
      </w:pPr>
      <w:r>
        <w:rPr>
          <w:color w:val="1B4F2A"/>
        </w:rPr>
        <w:t xml:space="preserve">▸  </w:t>
      </w:r>
      <w:r>
        <w:rPr>
          <w:color w:val="444444"/>
        </w:rPr>
        <w:t>Common definitions and standards that enable comparability across projects, regions and years</w:t>
      </w:r>
    </w:p>
    <w:p w:rsidR="00407383" w:rsidRDefault="005010ED" w14:paraId="4EE63AF4" w14:textId="77777777">
      <w:pPr>
        <w:spacing w:before="30" w:after="30"/>
        <w:ind w:left="400" w:hanging="240"/>
        <w:rPr>
          <w:color w:val="444444"/>
        </w:rPr>
      </w:pPr>
      <w:r>
        <w:rPr>
          <w:color w:val="1B4F2A"/>
        </w:rPr>
        <w:t xml:space="preserve">▸  </w:t>
      </w:r>
      <w:r>
        <w:rPr>
          <w:color w:val="444444"/>
        </w:rPr>
        <w:t>Foresight and better targeting: using past and current evidence to inform institutional strategy and future investment</w:t>
      </w:r>
    </w:p>
    <w:p w:rsidR="00407383" w:rsidRDefault="005010ED" w14:paraId="717090C8" w14:textId="77777777">
      <w:pPr>
        <w:spacing w:before="30" w:after="30"/>
        <w:ind w:left="400" w:hanging="240"/>
      </w:pPr>
      <w:r>
        <w:rPr>
          <w:rFonts w:ascii="Cambria Math" w:hAnsi="Cambria Math" w:cs="Cambria Math"/>
          <w:color w:val="1B4F2A"/>
        </w:rPr>
        <w:t>▸</w:t>
      </w:r>
      <w:r>
        <w:rPr>
          <w:color w:val="1B4F2A"/>
        </w:rPr>
        <w:t xml:space="preserve">  </w:t>
      </w:r>
      <w:r>
        <w:rPr>
          <w:color w:val="444444"/>
        </w:rPr>
        <w:t>Quality and data assurance embedded throughout the evidence lifecycle</w:t>
      </w:r>
    </w:p>
    <w:p w:rsidR="00407383" w:rsidRDefault="005010ED" w14:paraId="066F4950" w14:textId="77777777">
      <w:pPr>
        <w:spacing w:before="30" w:after="30"/>
        <w:ind w:left="400" w:hanging="240"/>
      </w:pPr>
      <w:r>
        <w:rPr>
          <w:color w:val="1B4F2A"/>
        </w:rPr>
        <w:t xml:space="preserve">▸  </w:t>
      </w:r>
      <w:r>
        <w:rPr>
          <w:color w:val="444444"/>
        </w:rPr>
        <w:t>Capacity and methodological guidance for teams at all levels</w:t>
      </w:r>
    </w:p>
    <w:p w:rsidR="00801098" w:rsidP="00801098" w:rsidRDefault="005010ED" w14:paraId="765C30E4" w14:textId="77777777">
      <w:pPr>
        <w:spacing w:before="30" w:after="30"/>
        <w:ind w:left="400" w:hanging="240"/>
        <w:rPr>
          <w:color w:val="444444"/>
        </w:rPr>
      </w:pPr>
      <w:r>
        <w:rPr>
          <w:color w:val="1B4F2A"/>
        </w:rPr>
        <w:t xml:space="preserve">▸  </w:t>
      </w:r>
      <w:r>
        <w:rPr>
          <w:color w:val="444444"/>
        </w:rPr>
        <w:t>Continuous improvement as the quality and use of evidence grow</w:t>
      </w:r>
    </w:p>
    <w:p w:rsidR="00801098" w:rsidP="00801098" w:rsidRDefault="00801098" w14:paraId="49CC88D3" w14:textId="77777777">
      <w:pPr>
        <w:spacing w:before="30" w:after="30"/>
        <w:ind w:left="400" w:hanging="240"/>
        <w:rPr>
          <w:color w:val="444444"/>
        </w:rPr>
      </w:pPr>
    </w:p>
    <w:p w:rsidR="00407383" w:rsidRDefault="00407383" w14:paraId="46A9D301" w14:textId="77777777">
      <w:pPr>
        <w:spacing w:after="200"/>
      </w:pPr>
    </w:p>
    <w:p w:rsidR="00407383" w:rsidRDefault="00407383" w14:paraId="7C10AAB8" w14:textId="77777777">
      <w:pPr>
        <w:pageBreakBefore/>
        <w:spacing w:line="20" w:lineRule="exact"/>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407383" w:rsidTr="58FF6424" w14:paraId="0D12A9A4" w14:textId="77777777">
        <w:tc>
          <w:tcPr>
            <w:tcW w:w="93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B4F2A"/>
            <w:tcMar>
              <w:top w:w="80" w:type="dxa"/>
              <w:left w:w="260" w:type="dxa"/>
              <w:bottom w:w="80" w:type="dxa"/>
              <w:right w:w="260" w:type="dxa"/>
            </w:tcMar>
          </w:tcPr>
          <w:p w:rsidR="00407383" w:rsidP="58FF6424" w:rsidRDefault="005010ED" w14:paraId="2672617C" w14:textId="77777777">
            <w:pPr>
              <w:keepNext/>
              <w:rPr>
                <w:b/>
                <w:bCs/>
                <w:color w:val="FFFFFF" w:themeColor="background1"/>
                <w:sz w:val="19"/>
                <w:szCs w:val="19"/>
              </w:rPr>
            </w:pPr>
            <w:r>
              <w:rPr>
                <w:b/>
                <w:bCs/>
                <w:color w:val="FFFFFF" w:themeColor="background1"/>
                <w:sz w:val="19"/>
                <w:szCs w:val="19"/>
              </w:rPr>
              <w:t>Section 4  ·  The MEAL Data Ecosystem</w:t>
            </w:r>
          </w:p>
        </w:tc>
      </w:tr>
    </w:tbl>
    <w:p w:rsidR="00407383" w:rsidRDefault="00965E8A" w14:paraId="2002B905" w14:textId="77777777">
      <w:pPr>
        <w:pStyle w:val="Heading1"/>
        <w:pBdr>
          <w:bottom w:val="single" w:color="2E7D32" w:sz="6" w:space="0"/>
        </w:pBdr>
      </w:pPr>
      <w:r>
        <w:t xml:space="preserve">The MEAL Data </w:t>
      </w:r>
      <w:r w:rsidR="009A1594">
        <w:t>Ecos</w:t>
      </w:r>
      <w:r>
        <w:t>ystem</w:t>
      </w:r>
    </w:p>
    <w:p w:rsidR="00407383" w:rsidRDefault="005010ED" w14:paraId="2380B063" w14:textId="77777777">
      <w:pPr>
        <w:spacing w:after="200"/>
      </w:pPr>
      <w:r>
        <w:rPr>
          <w:i/>
          <w:iCs/>
          <w:color w:val="2E7D32"/>
          <w:sz w:val="22"/>
          <w:szCs w:val="22"/>
        </w:rPr>
        <w:t>What the system must do so that evidence moves from collection to use without manual re-reporting.</w:t>
      </w:r>
    </w:p>
    <w:p w:rsidR="00407383" w:rsidRDefault="005010ED" w14:paraId="1AFB88F4" w14:textId="77777777">
      <w:pPr>
        <w:spacing w:after="140"/>
      </w:pPr>
      <w:r>
        <w:rPr>
          <w:color w:val="444444"/>
        </w:rPr>
        <w:t>The framework depends on a MEAL data ecosystem. At its center is a MEAL data system that holds observation-level records, applies common quality rules and calculates institutional indicators directly from those records. The system is built with the Data Group. It does not replace CIMMYT’s scientific and corporate systems or investors’ reporting systems: where another system is the authoritative source for an indicator (breeding, trials, finance, project management), the MEAL data system connects to it instead of copying data by hand.</w:t>
      </w:r>
    </w:p>
    <w:p w:rsidR="00407383" w:rsidP="008B5C77" w:rsidRDefault="005010ED" w14:paraId="3EC1BAF4" w14:textId="77777777">
      <w:pPr>
        <w:spacing w:after="140"/>
      </w:pPr>
      <w:r>
        <w:rPr>
          <w:color w:val="444444"/>
        </w:rPr>
        <w:t>The requirements below describe the functions the system needs, not a specific product. They can guide decisions on existing tools, new development or a combination of both.</w:t>
      </w:r>
    </w:p>
    <w:p w:rsidR="00407383" w:rsidRDefault="005010ED" w14:paraId="292DF2F7" w14:textId="77777777">
      <w:pPr>
        <w:pStyle w:val="Heading2"/>
        <w:keepNext/>
      </w:pPr>
      <w:r>
        <w:t>4.1  Required Functionalities</w:t>
      </w:r>
    </w:p>
    <w:p w:rsidR="00407383" w:rsidRDefault="005010ED" w14:paraId="62CEBCC7" w14:textId="77777777">
      <w:pPr>
        <w:spacing w:after="140"/>
      </w:pPr>
      <w:r>
        <w:rPr>
          <w:color w:val="444444"/>
        </w:rPr>
        <w:t>The system must provide nine functionalities:</w:t>
      </w:r>
    </w:p>
    <w:tbl>
      <w:tblPr>
        <w:tblStyle w:val="TableGrid"/>
        <w:tblW w:w="0" w:type="auto"/>
        <w:jc w:val="center"/>
        <w:tblLayout w:type="fixed"/>
        <w:tblLook w:val="04A0" w:firstRow="1" w:lastRow="0" w:firstColumn="1" w:lastColumn="0" w:noHBand="0" w:noVBand="1"/>
      </w:tblPr>
      <w:tblGrid>
        <w:gridCol w:w="2300"/>
        <w:gridCol w:w="4620"/>
        <w:gridCol w:w="2800"/>
      </w:tblGrid>
      <w:tr w:rsidR="00036239" w14:paraId="2E37D5C2" w14:textId="77777777">
        <w:trPr>
          <w:tblHeader/>
          <w:jc w:val="center"/>
        </w:trPr>
        <w:tc>
          <w:tcPr>
            <w:tcW w:w="2300" w:type="dxa"/>
            <w:shd w:val="clear" w:color="auto" w:fill="1B7F7A"/>
            <w:tcMar>
              <w:top w:w="70" w:type="dxa"/>
              <w:left w:w="90" w:type="dxa"/>
              <w:bottom w:w="70" w:type="dxa"/>
              <w:right w:w="90" w:type="dxa"/>
            </w:tcMar>
            <w:vAlign w:val="center"/>
          </w:tcPr>
          <w:p w:rsidR="00036239" w:rsidRDefault="00111048" w14:paraId="302D1056" w14:textId="77777777">
            <w:pPr>
              <w:spacing w:after="20"/>
            </w:pPr>
            <w:r>
              <w:rPr>
                <w:rFonts w:ascii="Aptos" w:hAnsi="Aptos"/>
                <w:b/>
                <w:color w:val="FFFFFF"/>
                <w:sz w:val="14"/>
              </w:rPr>
              <w:t>Functionality</w:t>
            </w:r>
          </w:p>
        </w:tc>
        <w:tc>
          <w:tcPr>
            <w:tcW w:w="4620" w:type="dxa"/>
            <w:shd w:val="clear" w:color="auto" w:fill="1B7F7A"/>
            <w:tcMar>
              <w:top w:w="70" w:type="dxa"/>
              <w:left w:w="90" w:type="dxa"/>
              <w:bottom w:w="70" w:type="dxa"/>
              <w:right w:w="90" w:type="dxa"/>
            </w:tcMar>
            <w:vAlign w:val="center"/>
          </w:tcPr>
          <w:p w:rsidR="00036239" w:rsidRDefault="00111048" w14:paraId="4BD87840" w14:textId="77777777">
            <w:pPr>
              <w:spacing w:after="20"/>
            </w:pPr>
            <w:r>
              <w:rPr>
                <w:rFonts w:ascii="Aptos" w:hAnsi="Aptos"/>
                <w:b/>
                <w:color w:val="FFFFFF"/>
                <w:sz w:val="14"/>
              </w:rPr>
              <w:t>What the system must do</w:t>
            </w:r>
          </w:p>
        </w:tc>
        <w:tc>
          <w:tcPr>
            <w:tcW w:w="2800" w:type="dxa"/>
            <w:shd w:val="clear" w:color="auto" w:fill="1B7F7A"/>
            <w:tcMar>
              <w:top w:w="70" w:type="dxa"/>
              <w:left w:w="90" w:type="dxa"/>
              <w:bottom w:w="70" w:type="dxa"/>
              <w:right w:w="90" w:type="dxa"/>
            </w:tcMar>
            <w:vAlign w:val="center"/>
          </w:tcPr>
          <w:p w:rsidR="00036239" w:rsidRDefault="00111048" w14:paraId="4A8A1441" w14:textId="77777777">
            <w:pPr>
              <w:spacing w:after="20"/>
            </w:pPr>
            <w:r>
              <w:rPr>
                <w:rFonts w:ascii="Aptos" w:hAnsi="Aptos"/>
                <w:b/>
                <w:color w:val="FFFFFF"/>
                <w:sz w:val="14"/>
              </w:rPr>
              <w:t>Why MEAL needs it</w:t>
            </w:r>
          </w:p>
        </w:tc>
      </w:tr>
      <w:tr w:rsidR="00036239" w14:paraId="65FA345B" w14:textId="77777777">
        <w:trPr>
          <w:jc w:val="center"/>
        </w:trPr>
        <w:tc>
          <w:tcPr>
            <w:tcW w:w="2300" w:type="dxa"/>
            <w:tcMar>
              <w:top w:w="70" w:type="dxa"/>
              <w:left w:w="90" w:type="dxa"/>
              <w:bottom w:w="70" w:type="dxa"/>
              <w:right w:w="90" w:type="dxa"/>
            </w:tcMar>
            <w:vAlign w:val="center"/>
          </w:tcPr>
          <w:p w:rsidR="00036239" w:rsidRDefault="00111048" w14:paraId="2F104CA5" w14:textId="77777777">
            <w:pPr>
              <w:spacing w:after="20"/>
            </w:pPr>
            <w:r>
              <w:rPr>
                <w:rFonts w:ascii="Aptos" w:hAnsi="Aptos"/>
                <w:b/>
                <w:color w:val="243746"/>
                <w:sz w:val="14"/>
              </w:rPr>
              <w:t>Multi-channel capture</w:t>
            </w:r>
          </w:p>
        </w:tc>
        <w:tc>
          <w:tcPr>
            <w:tcW w:w="4620" w:type="dxa"/>
            <w:tcMar>
              <w:top w:w="70" w:type="dxa"/>
              <w:left w:w="90" w:type="dxa"/>
              <w:bottom w:w="70" w:type="dxa"/>
              <w:right w:w="90" w:type="dxa"/>
            </w:tcMar>
            <w:vAlign w:val="center"/>
          </w:tcPr>
          <w:p w:rsidR="00036239" w:rsidRDefault="00111048" w14:paraId="1F590F44" w14:textId="77777777">
            <w:pPr>
              <w:spacing w:after="20"/>
            </w:pPr>
            <w:r>
              <w:rPr>
                <w:rFonts w:ascii="Aptos" w:hAnsi="Aptos"/>
                <w:color w:val="243746"/>
                <w:sz w:val="14"/>
              </w:rPr>
              <w:t>Online/offline mobile collection, web forms and low-bandwidth channels (e.g., WhatsApp, IVR); import from partner systems, sensors and remote sensing; forms built from the KPI reference sheets.</w:t>
            </w:r>
          </w:p>
        </w:tc>
        <w:tc>
          <w:tcPr>
            <w:tcW w:w="2800" w:type="dxa"/>
            <w:tcMar>
              <w:top w:w="70" w:type="dxa"/>
              <w:left w:w="90" w:type="dxa"/>
              <w:bottom w:w="70" w:type="dxa"/>
              <w:right w:w="90" w:type="dxa"/>
            </w:tcMar>
            <w:vAlign w:val="center"/>
          </w:tcPr>
          <w:p w:rsidR="00036239" w:rsidRDefault="00111048" w14:paraId="36AB5575" w14:textId="77777777">
            <w:pPr>
              <w:spacing w:after="20"/>
            </w:pPr>
            <w:r>
              <w:rPr>
                <w:rFonts w:ascii="Aptos" w:hAnsi="Aptos"/>
                <w:color w:val="243746"/>
                <w:sz w:val="14"/>
              </w:rPr>
              <w:t>Projects collect data once, in the format the KPI method requires.</w:t>
            </w:r>
          </w:p>
        </w:tc>
      </w:tr>
      <w:tr w:rsidR="00036239" w14:paraId="3C156FBE" w14:textId="77777777">
        <w:trPr>
          <w:jc w:val="center"/>
        </w:trPr>
        <w:tc>
          <w:tcPr>
            <w:tcW w:w="2300" w:type="dxa"/>
            <w:shd w:val="clear" w:color="auto" w:fill="F3F6F7"/>
            <w:tcMar>
              <w:top w:w="70" w:type="dxa"/>
              <w:left w:w="90" w:type="dxa"/>
              <w:bottom w:w="70" w:type="dxa"/>
              <w:right w:w="90" w:type="dxa"/>
            </w:tcMar>
            <w:vAlign w:val="center"/>
          </w:tcPr>
          <w:p w:rsidR="00036239" w:rsidRDefault="00111048" w14:paraId="4AB77281" w14:textId="77777777">
            <w:pPr>
              <w:spacing w:after="20"/>
            </w:pPr>
            <w:r>
              <w:rPr>
                <w:rFonts w:ascii="Aptos" w:hAnsi="Aptos"/>
                <w:b/>
                <w:color w:val="243746"/>
                <w:sz w:val="14"/>
              </w:rPr>
              <w:t>Persistent identifiers</w:t>
            </w:r>
          </w:p>
        </w:tc>
        <w:tc>
          <w:tcPr>
            <w:tcW w:w="4620" w:type="dxa"/>
            <w:shd w:val="clear" w:color="auto" w:fill="F3F6F7"/>
            <w:tcMar>
              <w:top w:w="70" w:type="dxa"/>
              <w:left w:w="90" w:type="dxa"/>
              <w:bottom w:w="70" w:type="dxa"/>
              <w:right w:w="90" w:type="dxa"/>
            </w:tcMar>
            <w:vAlign w:val="center"/>
          </w:tcPr>
          <w:p w:rsidR="00036239" w:rsidRDefault="00111048" w14:paraId="7AB0AAD5" w14:textId="77777777">
            <w:pPr>
              <w:spacing w:after="20"/>
            </w:pPr>
            <w:r>
              <w:rPr>
                <w:rFonts w:ascii="Aptos" w:hAnsi="Aptos"/>
                <w:color w:val="243746"/>
                <w:sz w:val="14"/>
              </w:rPr>
              <w:t>Unique, stable IDs for farmers, plots, households, organizations, trials and projects across projects and years.</w:t>
            </w:r>
          </w:p>
        </w:tc>
        <w:tc>
          <w:tcPr>
            <w:tcW w:w="2800" w:type="dxa"/>
            <w:shd w:val="clear" w:color="auto" w:fill="F3F6F7"/>
            <w:tcMar>
              <w:top w:w="70" w:type="dxa"/>
              <w:left w:w="90" w:type="dxa"/>
              <w:bottom w:w="70" w:type="dxa"/>
              <w:right w:w="90" w:type="dxa"/>
            </w:tcMar>
            <w:vAlign w:val="center"/>
          </w:tcPr>
          <w:p w:rsidR="00036239" w:rsidRDefault="00111048" w14:paraId="6696A3C3" w14:textId="77777777">
            <w:pPr>
              <w:spacing w:after="20"/>
            </w:pPr>
            <w:r>
              <w:rPr>
                <w:rFonts w:ascii="Aptos" w:hAnsi="Aptos"/>
                <w:color w:val="243746"/>
                <w:sz w:val="14"/>
              </w:rPr>
              <w:t>Links delivery to later uptake and outcomes; prevents double counting.</w:t>
            </w:r>
          </w:p>
        </w:tc>
      </w:tr>
      <w:tr w:rsidR="00036239" w14:paraId="4245D734" w14:textId="77777777">
        <w:trPr>
          <w:jc w:val="center"/>
        </w:trPr>
        <w:tc>
          <w:tcPr>
            <w:tcW w:w="2300" w:type="dxa"/>
            <w:tcMar>
              <w:top w:w="70" w:type="dxa"/>
              <w:left w:w="90" w:type="dxa"/>
              <w:bottom w:w="70" w:type="dxa"/>
              <w:right w:w="90" w:type="dxa"/>
            </w:tcMar>
            <w:vAlign w:val="center"/>
          </w:tcPr>
          <w:p w:rsidR="00036239" w:rsidRDefault="00111048" w14:paraId="1D6CA830" w14:textId="77777777">
            <w:pPr>
              <w:spacing w:after="20"/>
            </w:pPr>
            <w:r>
              <w:rPr>
                <w:rFonts w:ascii="Aptos" w:hAnsi="Aptos"/>
                <w:b/>
                <w:color w:val="243746"/>
                <w:sz w:val="14"/>
              </w:rPr>
              <w:t>Quality assurance &amp; provenance</w:t>
            </w:r>
          </w:p>
        </w:tc>
        <w:tc>
          <w:tcPr>
            <w:tcW w:w="4620" w:type="dxa"/>
            <w:tcMar>
              <w:top w:w="70" w:type="dxa"/>
              <w:left w:w="90" w:type="dxa"/>
              <w:bottom w:w="70" w:type="dxa"/>
              <w:right w:w="90" w:type="dxa"/>
            </w:tcMar>
            <w:vAlign w:val="center"/>
          </w:tcPr>
          <w:p w:rsidR="00036239" w:rsidRDefault="00111048" w14:paraId="6C7CFCF2" w14:textId="77777777">
            <w:pPr>
              <w:spacing w:after="20"/>
            </w:pPr>
            <w:r>
              <w:rPr>
                <w:rFonts w:ascii="Aptos" w:hAnsi="Aptos"/>
                <w:color w:val="243746"/>
                <w:sz w:val="14"/>
              </w:rPr>
              <w:t>Validation at entry; automated completeness, range, consistency and duplicate checks; quality flags; audit trail and record-level provenance.</w:t>
            </w:r>
          </w:p>
        </w:tc>
        <w:tc>
          <w:tcPr>
            <w:tcW w:w="2800" w:type="dxa"/>
            <w:tcMar>
              <w:top w:w="70" w:type="dxa"/>
              <w:left w:w="90" w:type="dxa"/>
              <w:bottom w:w="70" w:type="dxa"/>
              <w:right w:w="90" w:type="dxa"/>
            </w:tcMar>
            <w:vAlign w:val="center"/>
          </w:tcPr>
          <w:p w:rsidR="00036239" w:rsidRDefault="00111048" w14:paraId="1200C302" w14:textId="77777777">
            <w:pPr>
              <w:spacing w:after="20"/>
            </w:pPr>
            <w:r>
              <w:rPr>
                <w:rFonts w:ascii="Aptos" w:hAnsi="Aptos"/>
                <w:color w:val="243746"/>
                <w:sz w:val="14"/>
              </w:rPr>
              <w:t>Institutional figures can be audited and recalculated.</w:t>
            </w:r>
          </w:p>
        </w:tc>
      </w:tr>
      <w:tr w:rsidR="00036239" w14:paraId="356EEC27" w14:textId="77777777">
        <w:trPr>
          <w:jc w:val="center"/>
        </w:trPr>
        <w:tc>
          <w:tcPr>
            <w:tcW w:w="2300" w:type="dxa"/>
            <w:shd w:val="clear" w:color="auto" w:fill="F3F6F7"/>
            <w:tcMar>
              <w:top w:w="70" w:type="dxa"/>
              <w:left w:w="90" w:type="dxa"/>
              <w:bottom w:w="70" w:type="dxa"/>
              <w:right w:w="90" w:type="dxa"/>
            </w:tcMar>
            <w:vAlign w:val="center"/>
          </w:tcPr>
          <w:p w:rsidR="00036239" w:rsidRDefault="00111048" w14:paraId="0C5DB791" w14:textId="77777777">
            <w:pPr>
              <w:spacing w:after="20"/>
            </w:pPr>
            <w:r>
              <w:rPr>
                <w:rFonts w:ascii="Aptos" w:hAnsi="Aptos"/>
                <w:b/>
                <w:color w:val="243746"/>
                <w:sz w:val="14"/>
              </w:rPr>
              <w:t>Privacy, consent &amp; access</w:t>
            </w:r>
          </w:p>
        </w:tc>
        <w:tc>
          <w:tcPr>
            <w:tcW w:w="4620" w:type="dxa"/>
            <w:shd w:val="clear" w:color="auto" w:fill="F3F6F7"/>
            <w:tcMar>
              <w:top w:w="70" w:type="dxa"/>
              <w:left w:w="90" w:type="dxa"/>
              <w:bottom w:w="70" w:type="dxa"/>
              <w:right w:w="90" w:type="dxa"/>
            </w:tcMar>
            <w:vAlign w:val="center"/>
          </w:tcPr>
          <w:p w:rsidR="00036239" w:rsidRDefault="00111048" w14:paraId="0257E8B5" w14:textId="77777777">
            <w:pPr>
              <w:spacing w:after="20"/>
            </w:pPr>
            <w:r>
              <w:rPr>
                <w:rFonts w:ascii="Aptos" w:hAnsi="Aptos"/>
                <w:color w:val="243746"/>
                <w:sz w:val="14"/>
              </w:rPr>
              <w:t>Consent records, role-based access, protection of personal data and data-sharing rules with partners.</w:t>
            </w:r>
          </w:p>
        </w:tc>
        <w:tc>
          <w:tcPr>
            <w:tcW w:w="2800" w:type="dxa"/>
            <w:shd w:val="clear" w:color="auto" w:fill="F3F6F7"/>
            <w:tcMar>
              <w:top w:w="70" w:type="dxa"/>
              <w:left w:w="90" w:type="dxa"/>
              <w:bottom w:w="70" w:type="dxa"/>
              <w:right w:w="90" w:type="dxa"/>
            </w:tcMar>
            <w:vAlign w:val="center"/>
          </w:tcPr>
          <w:p w:rsidR="00036239" w:rsidRDefault="00111048" w14:paraId="01870F9F" w14:textId="77777777">
            <w:pPr>
              <w:spacing w:after="20"/>
            </w:pPr>
            <w:r>
              <w:rPr>
                <w:rFonts w:ascii="Aptos" w:hAnsi="Aptos"/>
                <w:color w:val="243746"/>
                <w:sz w:val="14"/>
              </w:rPr>
              <w:t>Compliance with CIMMYT data policy and investor requirements.</w:t>
            </w:r>
          </w:p>
        </w:tc>
      </w:tr>
      <w:tr w:rsidR="00036239" w14:paraId="362EC81C" w14:textId="77777777">
        <w:trPr>
          <w:jc w:val="center"/>
        </w:trPr>
        <w:tc>
          <w:tcPr>
            <w:tcW w:w="2300" w:type="dxa"/>
            <w:shd w:val="clear" w:color="auto" w:fill="F3F6F7"/>
            <w:tcMar>
              <w:top w:w="70" w:type="dxa"/>
              <w:left w:w="90" w:type="dxa"/>
              <w:bottom w:w="70" w:type="dxa"/>
              <w:right w:w="90" w:type="dxa"/>
            </w:tcMar>
            <w:vAlign w:val="center"/>
          </w:tcPr>
          <w:p w:rsidR="00036239" w:rsidRDefault="00111048" w14:paraId="7B667724" w14:textId="77777777">
            <w:pPr>
              <w:spacing w:after="20"/>
            </w:pPr>
            <w:r>
              <w:rPr>
                <w:rFonts w:ascii="Aptos" w:hAnsi="Aptos"/>
                <w:b/>
                <w:color w:val="243746"/>
                <w:sz w:val="14"/>
              </w:rPr>
              <w:t>Integration</w:t>
            </w:r>
          </w:p>
        </w:tc>
        <w:tc>
          <w:tcPr>
            <w:tcW w:w="4620" w:type="dxa"/>
            <w:shd w:val="clear" w:color="auto" w:fill="F3F6F7"/>
            <w:tcMar>
              <w:top w:w="70" w:type="dxa"/>
              <w:left w:w="90" w:type="dxa"/>
              <w:bottom w:w="70" w:type="dxa"/>
              <w:right w:w="90" w:type="dxa"/>
            </w:tcMar>
            <w:vAlign w:val="center"/>
          </w:tcPr>
          <w:p w:rsidR="00036239" w:rsidRDefault="00111048" w14:paraId="24F58B27" w14:textId="77777777">
            <w:pPr>
              <w:spacing w:after="20"/>
            </w:pPr>
            <w:r>
              <w:rPr>
                <w:rFonts w:ascii="Aptos" w:hAnsi="Aptos"/>
                <w:color w:val="243746"/>
                <w:sz w:val="14"/>
              </w:rPr>
              <w:t>APIs to CIMMYT systems (breeding, trials, finance, project management) and external sources (climate, prices, national statistics); shared data dictionary and controlled vocabularies.</w:t>
            </w:r>
          </w:p>
        </w:tc>
        <w:tc>
          <w:tcPr>
            <w:tcW w:w="2800" w:type="dxa"/>
            <w:shd w:val="clear" w:color="auto" w:fill="F3F6F7"/>
            <w:tcMar>
              <w:top w:w="70" w:type="dxa"/>
              <w:left w:w="90" w:type="dxa"/>
              <w:bottom w:w="70" w:type="dxa"/>
              <w:right w:w="90" w:type="dxa"/>
            </w:tcMar>
            <w:vAlign w:val="center"/>
          </w:tcPr>
          <w:p w:rsidR="00036239" w:rsidRDefault="00111048" w14:paraId="7AE8205F" w14:textId="77777777">
            <w:pPr>
              <w:spacing w:after="20"/>
            </w:pPr>
            <w:r>
              <w:rPr>
                <w:rFonts w:ascii="Aptos" w:hAnsi="Aptos"/>
                <w:color w:val="243746"/>
                <w:sz w:val="14"/>
              </w:rPr>
              <w:t>One evidence base across projects and sources.</w:t>
            </w:r>
          </w:p>
        </w:tc>
      </w:tr>
      <w:tr w:rsidR="00036239" w14:paraId="32FCC6A1" w14:textId="77777777">
        <w:trPr>
          <w:jc w:val="center"/>
        </w:trPr>
        <w:tc>
          <w:tcPr>
            <w:tcW w:w="2300" w:type="dxa"/>
            <w:shd w:val="clear" w:color="auto" w:fill="F3F6F7"/>
            <w:tcMar>
              <w:top w:w="70" w:type="dxa"/>
              <w:left w:w="90" w:type="dxa"/>
              <w:bottom w:w="70" w:type="dxa"/>
              <w:right w:w="90" w:type="dxa"/>
            </w:tcMar>
            <w:vAlign w:val="center"/>
          </w:tcPr>
          <w:p w:rsidR="00036239" w:rsidRDefault="00111048" w14:paraId="3BBFADB8" w14:textId="77777777">
            <w:pPr>
              <w:spacing w:after="20"/>
            </w:pPr>
            <w:r>
              <w:rPr>
                <w:rFonts w:ascii="Aptos" w:hAnsi="Aptos"/>
                <w:b/>
                <w:color w:val="243746"/>
                <w:sz w:val="14"/>
              </w:rPr>
              <w:t>KPI engine</w:t>
            </w:r>
          </w:p>
        </w:tc>
        <w:tc>
          <w:tcPr>
            <w:tcW w:w="4620" w:type="dxa"/>
            <w:shd w:val="clear" w:color="auto" w:fill="F3F6F7"/>
            <w:tcMar>
              <w:top w:w="70" w:type="dxa"/>
              <w:left w:w="90" w:type="dxa"/>
              <w:bottom w:w="70" w:type="dxa"/>
              <w:right w:w="90" w:type="dxa"/>
            </w:tcMar>
            <w:vAlign w:val="center"/>
          </w:tcPr>
          <w:p w:rsidR="00036239" w:rsidRDefault="00111048" w14:paraId="437833A0" w14:textId="77777777">
            <w:pPr>
              <w:spacing w:after="20"/>
            </w:pPr>
            <w:r>
              <w:rPr>
                <w:rFonts w:ascii="Aptos" w:hAnsi="Aptos"/>
                <w:color w:val="243746"/>
                <w:sz w:val="14"/>
              </w:rPr>
              <w:t>Calculates institutional KPIs from eligible records with the approved method and reports coverage, uncertainty and method version.</w:t>
            </w:r>
          </w:p>
        </w:tc>
        <w:tc>
          <w:tcPr>
            <w:tcW w:w="2800" w:type="dxa"/>
            <w:shd w:val="clear" w:color="auto" w:fill="F3F6F7"/>
            <w:tcMar>
              <w:top w:w="70" w:type="dxa"/>
              <w:left w:w="90" w:type="dxa"/>
              <w:bottom w:w="70" w:type="dxa"/>
              <w:right w:w="90" w:type="dxa"/>
            </w:tcMar>
            <w:vAlign w:val="center"/>
          </w:tcPr>
          <w:p w:rsidR="00036239" w:rsidRDefault="00111048" w14:paraId="75615B69" w14:textId="77777777">
            <w:pPr>
              <w:spacing w:after="20"/>
            </w:pPr>
            <w:r>
              <w:rPr>
                <w:rFonts w:ascii="Aptos" w:hAnsi="Aptos"/>
                <w:color w:val="243746"/>
                <w:sz w:val="14"/>
              </w:rPr>
              <w:t>Replaces summing project reports.</w:t>
            </w:r>
          </w:p>
        </w:tc>
      </w:tr>
      <w:tr w:rsidR="00036239" w14:paraId="4492211C" w14:textId="77777777">
        <w:trPr>
          <w:jc w:val="center"/>
        </w:trPr>
        <w:tc>
          <w:tcPr>
            <w:tcW w:w="2300" w:type="dxa"/>
            <w:shd w:val="clear" w:color="auto" w:fill="F3F6F7"/>
            <w:tcMar>
              <w:top w:w="70" w:type="dxa"/>
              <w:left w:w="90" w:type="dxa"/>
              <w:bottom w:w="70" w:type="dxa"/>
              <w:right w:w="90" w:type="dxa"/>
            </w:tcMar>
            <w:vAlign w:val="center"/>
          </w:tcPr>
          <w:p w:rsidR="00036239" w:rsidRDefault="00111048" w14:paraId="265CCF27" w14:textId="77777777">
            <w:pPr>
              <w:spacing w:after="20"/>
            </w:pPr>
            <w:r>
              <w:rPr>
                <w:rFonts w:ascii="Aptos" w:hAnsi="Aptos"/>
                <w:b/>
                <w:color w:val="243746"/>
                <w:sz w:val="14"/>
              </w:rPr>
              <w:t>Analytics &amp; geospatial</w:t>
            </w:r>
          </w:p>
        </w:tc>
        <w:tc>
          <w:tcPr>
            <w:tcW w:w="4620" w:type="dxa"/>
            <w:shd w:val="clear" w:color="auto" w:fill="F3F6F7"/>
            <w:tcMar>
              <w:top w:w="70" w:type="dxa"/>
              <w:left w:w="90" w:type="dxa"/>
              <w:bottom w:w="70" w:type="dxa"/>
              <w:right w:w="90" w:type="dxa"/>
            </w:tcMar>
            <w:vAlign w:val="center"/>
          </w:tcPr>
          <w:p w:rsidR="00036239" w:rsidRDefault="00111048" w14:paraId="5183DBA4" w14:textId="77777777">
            <w:pPr>
              <w:spacing w:after="20"/>
            </w:pPr>
            <w:r>
              <w:rPr>
                <w:rFonts w:ascii="Aptos" w:hAnsi="Aptos"/>
                <w:color w:val="243746"/>
                <w:sz w:val="14"/>
              </w:rPr>
              <w:t>Statistical, geospatial and modeling workflows on integrated data, with reproducible scripts.</w:t>
            </w:r>
          </w:p>
        </w:tc>
        <w:tc>
          <w:tcPr>
            <w:tcW w:w="2800" w:type="dxa"/>
            <w:shd w:val="clear" w:color="auto" w:fill="F3F6F7"/>
            <w:tcMar>
              <w:top w:w="70" w:type="dxa"/>
              <w:left w:w="90" w:type="dxa"/>
              <w:bottom w:w="70" w:type="dxa"/>
              <w:right w:w="90" w:type="dxa"/>
            </w:tcMar>
            <w:vAlign w:val="center"/>
          </w:tcPr>
          <w:p w:rsidR="00036239" w:rsidRDefault="00111048" w14:paraId="4A8DFF90" w14:textId="77777777">
            <w:pPr>
              <w:spacing w:after="20"/>
            </w:pPr>
            <w:r>
              <w:rPr>
                <w:rFonts w:ascii="Aptos" w:hAnsi="Aptos"/>
                <w:color w:val="243746"/>
                <w:sz w:val="14"/>
              </w:rPr>
              <w:t>Outcome, contribution and impact analysis.</w:t>
            </w:r>
          </w:p>
        </w:tc>
      </w:tr>
      <w:tr w:rsidR="00036239" w14:paraId="44AE3222" w14:textId="77777777">
        <w:trPr>
          <w:jc w:val="center"/>
        </w:trPr>
        <w:tc>
          <w:tcPr>
            <w:tcW w:w="2300" w:type="dxa"/>
            <w:shd w:val="clear" w:color="auto" w:fill="F3F6F7"/>
            <w:tcMar>
              <w:top w:w="70" w:type="dxa"/>
              <w:left w:w="90" w:type="dxa"/>
              <w:bottom w:w="70" w:type="dxa"/>
              <w:right w:w="90" w:type="dxa"/>
            </w:tcMar>
            <w:vAlign w:val="center"/>
          </w:tcPr>
          <w:p w:rsidR="00036239" w:rsidRDefault="00111048" w14:paraId="350D1B4B" w14:textId="77777777">
            <w:pPr>
              <w:spacing w:after="20"/>
            </w:pPr>
            <w:r>
              <w:rPr>
                <w:rFonts w:ascii="Aptos" w:hAnsi="Aptos"/>
                <w:b/>
                <w:color w:val="243746"/>
                <w:sz w:val="14"/>
              </w:rPr>
              <w:t>Dashboards &amp; reporting</w:t>
            </w:r>
          </w:p>
        </w:tc>
        <w:tc>
          <w:tcPr>
            <w:tcW w:w="4620" w:type="dxa"/>
            <w:shd w:val="clear" w:color="auto" w:fill="F3F6F7"/>
            <w:tcMar>
              <w:top w:w="70" w:type="dxa"/>
              <w:left w:w="90" w:type="dxa"/>
              <w:bottom w:w="70" w:type="dxa"/>
              <w:right w:w="90" w:type="dxa"/>
            </w:tcMar>
            <w:vAlign w:val="center"/>
          </w:tcPr>
          <w:p w:rsidR="00036239" w:rsidRDefault="00111048" w14:paraId="52DCEA35" w14:textId="77777777">
            <w:pPr>
              <w:spacing w:after="20"/>
            </w:pPr>
            <w:r>
              <w:rPr>
                <w:rFonts w:ascii="Aptos" w:hAnsi="Aptos"/>
                <w:color w:val="243746"/>
                <w:sz w:val="14"/>
              </w:rPr>
              <w:t>Role-based dashboards (project, regional, institutional), maps, standard reporting packs, and exports in investor and CGIAR formats.</w:t>
            </w:r>
          </w:p>
        </w:tc>
        <w:tc>
          <w:tcPr>
            <w:tcW w:w="2800" w:type="dxa"/>
            <w:shd w:val="clear" w:color="auto" w:fill="F3F6F7"/>
            <w:tcMar>
              <w:top w:w="70" w:type="dxa"/>
              <w:left w:w="90" w:type="dxa"/>
              <w:bottom w:w="70" w:type="dxa"/>
              <w:right w:w="90" w:type="dxa"/>
            </w:tcMar>
            <w:vAlign w:val="center"/>
          </w:tcPr>
          <w:p w:rsidR="00036239" w:rsidRDefault="00111048" w14:paraId="0011C48E" w14:textId="77777777">
            <w:pPr>
              <w:spacing w:after="20"/>
            </w:pPr>
            <w:r>
              <w:rPr>
                <w:rFonts w:ascii="Aptos" w:hAnsi="Aptos"/>
                <w:color w:val="243746"/>
                <w:sz w:val="14"/>
              </w:rPr>
              <w:t>Evidence reaches decision-makers on time.</w:t>
            </w:r>
          </w:p>
        </w:tc>
      </w:tr>
      <w:tr w:rsidR="00036239" w14:paraId="2749F111" w14:textId="77777777">
        <w:trPr>
          <w:jc w:val="center"/>
        </w:trPr>
        <w:tc>
          <w:tcPr>
            <w:tcW w:w="2300" w:type="dxa"/>
            <w:shd w:val="clear" w:color="auto" w:fill="F3F6F7"/>
            <w:tcMar>
              <w:top w:w="70" w:type="dxa"/>
              <w:left w:w="90" w:type="dxa"/>
              <w:bottom w:w="70" w:type="dxa"/>
              <w:right w:w="90" w:type="dxa"/>
            </w:tcMar>
            <w:vAlign w:val="center"/>
          </w:tcPr>
          <w:p w:rsidR="00036239" w:rsidRDefault="00111048" w14:paraId="69C6252E" w14:textId="77777777">
            <w:pPr>
              <w:spacing w:after="20"/>
            </w:pPr>
            <w:r>
              <w:rPr>
                <w:rFonts w:ascii="Aptos" w:hAnsi="Aptos"/>
                <w:b/>
                <w:color w:val="243746"/>
                <w:sz w:val="14"/>
              </w:rPr>
              <w:t>Learning &amp; feedback</w:t>
            </w:r>
          </w:p>
        </w:tc>
        <w:tc>
          <w:tcPr>
            <w:tcW w:w="4620" w:type="dxa"/>
            <w:shd w:val="clear" w:color="auto" w:fill="F3F6F7"/>
            <w:tcMar>
              <w:top w:w="70" w:type="dxa"/>
              <w:left w:w="90" w:type="dxa"/>
              <w:bottom w:w="70" w:type="dxa"/>
              <w:right w:w="90" w:type="dxa"/>
            </w:tcMar>
            <w:vAlign w:val="center"/>
          </w:tcPr>
          <w:p w:rsidR="00036239" w:rsidRDefault="00111048" w14:paraId="718D5396" w14:textId="77777777">
            <w:pPr>
              <w:spacing w:after="20"/>
            </w:pPr>
            <w:r>
              <w:rPr>
                <w:rFonts w:ascii="Aptos" w:hAnsi="Aptos"/>
                <w:color w:val="243746"/>
                <w:sz w:val="14"/>
              </w:rPr>
              <w:t>Decision logs, management responses and participant feedback linked to the evidence behind them.</w:t>
            </w:r>
          </w:p>
        </w:tc>
        <w:tc>
          <w:tcPr>
            <w:tcW w:w="2800" w:type="dxa"/>
            <w:shd w:val="clear" w:color="auto" w:fill="F3F6F7"/>
            <w:tcMar>
              <w:top w:w="70" w:type="dxa"/>
              <w:left w:w="90" w:type="dxa"/>
              <w:bottom w:w="70" w:type="dxa"/>
              <w:right w:w="90" w:type="dxa"/>
            </w:tcMar>
            <w:vAlign w:val="center"/>
          </w:tcPr>
          <w:p w:rsidR="00036239" w:rsidRDefault="00111048" w14:paraId="55CCA7B0" w14:textId="77777777">
            <w:pPr>
              <w:spacing w:after="20"/>
            </w:pPr>
            <w:r>
              <w:rPr>
                <w:rFonts w:ascii="Aptos" w:hAnsi="Aptos"/>
                <w:color w:val="243746"/>
                <w:sz w:val="14"/>
              </w:rPr>
              <w:t>Closes the loop from evidence to action.</w:t>
            </w:r>
          </w:p>
        </w:tc>
      </w:tr>
    </w:tbl>
    <w:p w:rsidR="00036239" w:rsidRDefault="00036239" w14:paraId="5AB1E2C1" w14:textId="77777777"/>
    <w:p w:rsidR="00036239" w:rsidRDefault="00111048" w14:paraId="7554EE30" w14:textId="77777777">
      <w:pPr>
        <w:pStyle w:val="Heading2"/>
        <w:keepNext/>
      </w:pPr>
      <w:r>
        <w:t>4.2  Design Principles</w:t>
      </w:r>
    </w:p>
    <w:p w:rsidR="00407383" w:rsidRDefault="005010ED" w14:paraId="56428CBD" w14:textId="77777777">
      <w:pPr>
        <w:spacing w:after="140"/>
      </w:pPr>
      <w:r>
        <w:rPr>
          <w:color w:val="444444"/>
        </w:rPr>
        <w:t>The system follows open standards and FAIR principles. It works offline where connectivity is poor, and it is modular, so each project configures what it needs from shared components. Responsibility is split: the Data Group owns the infrastructure, and the MEAL team owns the content (indicators, data dictionary and quality rules).</w:t>
      </w:r>
    </w:p>
    <w:p w:rsidR="003C47EC" w:rsidRDefault="00111048" w14:paraId="521E1EAD" w14:textId="77777777">
      <w:pPr>
        <w:pStyle w:val="Heading2"/>
        <w:keepNext/>
      </w:pPr>
      <w:r>
        <w:t xml:space="preserve">4.3  Alignment with </w:t>
      </w:r>
      <w:r w:rsidR="00C56A15">
        <w:t>Investor</w:t>
      </w:r>
      <w:r>
        <w:t xml:space="preserve"> Reporting</w:t>
      </w:r>
      <w:r w:rsidR="00C56A15">
        <w:t xml:space="preserve"> Systems</w:t>
      </w:r>
      <w:r w:rsidR="00FB5F85">
        <w:t xml:space="preserve">: </w:t>
      </w:r>
      <w:r w:rsidR="003C47EC">
        <w:t xml:space="preserve">Collect Data </w:t>
      </w:r>
      <w:r w:rsidR="00FB5F85">
        <w:t>Once</w:t>
      </w:r>
    </w:p>
    <w:p w:rsidRPr="00C56A15" w:rsidR="00036239" w:rsidRDefault="00111048" w14:paraId="688BC1E4" w14:textId="77777777">
      <w:pPr>
        <w:spacing w:after="80" w:line="252" w:lineRule="auto"/>
      </w:pPr>
      <w:r w:rsidRPr="00C56A15">
        <w:rPr>
          <w:rFonts w:ascii="Aptos" w:hAnsi="Aptos"/>
          <w:color w:val="243746"/>
          <w:sz w:val="18"/>
        </w:rPr>
        <w:t>CIMMYT has to feed many reporting systems: CGIAR’s, such as the Performance and Results Management System (PRMS), investors’ own platforms and templates, and in some cases national or partner systems. The MEAL data system is built to adapt to any of them. For each system, the MEAL team maps the required fields to the source variables already collected and sets up the connection: a direct, automated link where the receiving system allows it, and an export in the required format where it does not. Every submission is generated from the same validated records used for institutional KPIs, so projects collect data once and do not enter the same result again for each system.</w:t>
      </w:r>
    </w:p>
    <w:p w:rsidR="00036239" w:rsidRDefault="00111048" w14:paraId="549A2902" w14:textId="77777777">
      <w:pPr>
        <w:spacing w:after="80" w:line="252" w:lineRule="auto"/>
      </w:pPr>
      <w:r w:rsidRPr="00C56A15">
        <w:rPr>
          <w:rFonts w:ascii="Aptos" w:hAnsi="Aptos"/>
          <w:color w:val="243746"/>
          <w:sz w:val="18"/>
        </w:rPr>
        <w:t>Adding a new reporting system, or adjusting to changed requirements, means adding or updating a mapping, not creating a new data collection. The MEAL team does this centrally, and projects keep collecting through the same forms.</w:t>
      </w:r>
    </w:p>
    <w:p w:rsidR="00407383" w:rsidRDefault="00407383" w14:paraId="3924221F" w14:textId="77777777">
      <w:pPr>
        <w:spacing w:after="80"/>
      </w:pPr>
    </w:p>
    <w:p w:rsidR="00407383" w:rsidRDefault="00407383" w14:paraId="3A3DC46C" w14:textId="77777777">
      <w:pPr>
        <w:spacing w:after="200"/>
      </w:pPr>
    </w:p>
    <w:p w:rsidR="00407383" w:rsidRDefault="00407383" w14:paraId="6EA52FCF" w14:textId="77777777">
      <w:pPr>
        <w:pageBreakBefore/>
        <w:spacing w:line="20" w:lineRule="exact"/>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407383" w:rsidTr="58FF6424" w14:paraId="65265138" w14:textId="77777777">
        <w:tc>
          <w:tcPr>
            <w:tcW w:w="93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B4F2A"/>
            <w:tcMar>
              <w:top w:w="80" w:type="dxa"/>
              <w:left w:w="260" w:type="dxa"/>
              <w:bottom w:w="80" w:type="dxa"/>
              <w:right w:w="260" w:type="dxa"/>
            </w:tcMar>
          </w:tcPr>
          <w:p w:rsidR="00407383" w:rsidRDefault="005010ED" w14:paraId="52280A77" w14:textId="77777777">
            <w:pPr>
              <w:keepNext/>
            </w:pPr>
            <w:r>
              <w:rPr>
                <w:b/>
                <w:bCs/>
                <w:color w:val="FFFFFF" w:themeColor="background1"/>
                <w:sz w:val="19"/>
                <w:szCs w:val="19"/>
              </w:rPr>
              <w:t>Section 5  ·  Operating Model, Roadmap and Team</w:t>
            </w:r>
          </w:p>
        </w:tc>
      </w:tr>
    </w:tbl>
    <w:p w:rsidR="00407383" w:rsidRDefault="005010ED" w14:paraId="0A06B0F5" w14:textId="77777777">
      <w:pPr>
        <w:pStyle w:val="Heading1"/>
        <w:pBdr>
          <w:bottom w:val="single" w:color="2E7D32" w:sz="6" w:space="0"/>
        </w:pBdr>
      </w:pPr>
      <w:r>
        <w:t>MEAL Operating Model &amp; Roadmap</w:t>
      </w:r>
    </w:p>
    <w:p w:rsidR="00407383" w:rsidRDefault="005010ED" w14:paraId="3DBF51CA" w14:textId="77777777">
      <w:pPr>
        <w:spacing w:after="200"/>
      </w:pPr>
      <w:r>
        <w:rPr>
          <w:i/>
          <w:iCs/>
          <w:color w:val="2E7D32"/>
          <w:sz w:val="24"/>
          <w:szCs w:val="24"/>
        </w:rPr>
        <w:t>How MEAL is designed into projects, handed over for implementation, and integrated into institutional evidence.</w:t>
      </w:r>
    </w:p>
    <w:p w:rsidR="00407383" w:rsidRDefault="005010ED" w14:paraId="6FB1815B" w14:textId="77777777">
      <w:pPr>
        <w:spacing w:after="140"/>
      </w:pPr>
      <w:r>
        <w:rPr>
          <w:color w:val="444444"/>
        </w:rPr>
        <w:t>The framework is implemented through two connected cycles: a project lifecycle, which makes sure MEAL is designed and resourced before implementation starts, and an institutional rollout, which gradually embeds the KPI toolbox, systems and capacities across the portfolio. The central MEAL team does not replace project-level monitoring. Its role is to set standards, enable teams, assure quality and integrate evidence so that outcomes and impact can be understood across projects.</w:t>
      </w:r>
    </w:p>
    <w:p w:rsidR="00036239" w:rsidRDefault="00111048" w14:paraId="07BC6B23" w14:textId="77777777">
      <w:pPr>
        <w:pStyle w:val="Heading2"/>
        <w:keepNext/>
      </w:pPr>
      <w:r>
        <w:t>5.1  Project Lifecycle: MEAL from Proposal to Impact</w:t>
      </w:r>
    </w:p>
    <w:p w:rsidR="00036239" w:rsidRDefault="00111048" w14:paraId="6266C08E" w14:textId="77777777">
      <w:pPr>
        <w:spacing w:after="80" w:line="252" w:lineRule="auto"/>
        <w:rPr>
          <w:rFonts w:ascii="Aptos" w:hAnsi="Aptos"/>
          <w:color w:val="243746"/>
          <w:sz w:val="18"/>
        </w:rPr>
      </w:pPr>
      <w:r>
        <w:rPr>
          <w:rFonts w:ascii="Aptos" w:hAnsi="Aptos"/>
          <w:color w:val="243746"/>
          <w:sz w:val="18"/>
        </w:rPr>
        <w:t>MEAL must enter a project before indicators, budgets and data systems are fixed. The lifecycle below defines the minimum institutional engagement and the handoff between the central MEAL function and project teams. Engagement intensity is proportional to project scale, M&amp;E complexity and evidence ambition, but the gates are common. The RACI matrix that follows the table sets who is responsible, accountable, consulted and informed at each phase.</w:t>
      </w:r>
    </w:p>
    <w:p w:rsidR="009F1827" w:rsidRDefault="009F1827" w14:paraId="1AF5F330" w14:textId="77777777">
      <w:pPr>
        <w:spacing w:after="80" w:line="252" w:lineRule="auto"/>
      </w:pPr>
    </w:p>
    <w:tbl>
      <w:tblPr>
        <w:tblStyle w:val="TableGrid"/>
        <w:tblW w:w="0" w:type="auto"/>
        <w:jc w:val="center"/>
        <w:tblLayout w:type="fixed"/>
        <w:tblLook w:val="04A0" w:firstRow="1" w:lastRow="0" w:firstColumn="1" w:lastColumn="0" w:noHBand="0" w:noVBand="1"/>
      </w:tblPr>
      <w:tblGrid>
        <w:gridCol w:w="1656"/>
        <w:gridCol w:w="3096"/>
        <w:gridCol w:w="2880"/>
        <w:gridCol w:w="2376"/>
      </w:tblGrid>
      <w:tr w:rsidR="00036239" w14:paraId="504E83B0" w14:textId="77777777">
        <w:trPr>
          <w:tblHeader/>
          <w:jc w:val="center"/>
        </w:trPr>
        <w:tc>
          <w:tcPr>
            <w:tcW w:w="1656" w:type="dxa"/>
            <w:shd w:val="clear" w:color="auto" w:fill="1B7F7A"/>
            <w:tcMar>
              <w:top w:w="70" w:type="dxa"/>
              <w:left w:w="90" w:type="dxa"/>
              <w:bottom w:w="70" w:type="dxa"/>
              <w:right w:w="90" w:type="dxa"/>
            </w:tcMar>
            <w:vAlign w:val="center"/>
          </w:tcPr>
          <w:p w:rsidR="00036239" w:rsidRDefault="00111048" w14:paraId="687F259E" w14:textId="77777777">
            <w:pPr>
              <w:spacing w:after="20"/>
            </w:pPr>
            <w:r>
              <w:rPr>
                <w:rFonts w:ascii="Aptos" w:hAnsi="Aptos"/>
                <w:b/>
                <w:color w:val="FFFFFF"/>
                <w:sz w:val="13"/>
              </w:rPr>
              <w:t>Phase</w:t>
            </w:r>
          </w:p>
        </w:tc>
        <w:tc>
          <w:tcPr>
            <w:tcW w:w="3096" w:type="dxa"/>
            <w:shd w:val="clear" w:color="auto" w:fill="1B7F7A"/>
            <w:tcMar>
              <w:top w:w="70" w:type="dxa"/>
              <w:left w:w="90" w:type="dxa"/>
              <w:bottom w:w="70" w:type="dxa"/>
              <w:right w:w="90" w:type="dxa"/>
            </w:tcMar>
            <w:vAlign w:val="center"/>
          </w:tcPr>
          <w:p w:rsidR="00036239" w:rsidRDefault="00111048" w14:paraId="70D30C8A" w14:textId="77777777">
            <w:pPr>
              <w:spacing w:after="20"/>
            </w:pPr>
            <w:r>
              <w:rPr>
                <w:rFonts w:ascii="Aptos" w:hAnsi="Aptos"/>
                <w:b/>
                <w:color w:val="FFFFFF"/>
                <w:sz w:val="13"/>
              </w:rPr>
              <w:t>Central MEAL role</w:t>
            </w:r>
          </w:p>
        </w:tc>
        <w:tc>
          <w:tcPr>
            <w:tcW w:w="2880" w:type="dxa"/>
            <w:shd w:val="clear" w:color="auto" w:fill="1B7F7A"/>
            <w:tcMar>
              <w:top w:w="70" w:type="dxa"/>
              <w:left w:w="90" w:type="dxa"/>
              <w:bottom w:w="70" w:type="dxa"/>
              <w:right w:w="90" w:type="dxa"/>
            </w:tcMar>
            <w:vAlign w:val="center"/>
          </w:tcPr>
          <w:p w:rsidR="00036239" w:rsidRDefault="00111048" w14:paraId="6B950AC8" w14:textId="77777777">
            <w:pPr>
              <w:spacing w:after="20"/>
            </w:pPr>
            <w:r>
              <w:rPr>
                <w:rFonts w:ascii="Aptos" w:hAnsi="Aptos"/>
                <w:b/>
                <w:color w:val="FFFFFF"/>
                <w:sz w:val="13"/>
              </w:rPr>
              <w:t>Project / program role</w:t>
            </w:r>
          </w:p>
        </w:tc>
        <w:tc>
          <w:tcPr>
            <w:tcW w:w="2376" w:type="dxa"/>
            <w:shd w:val="clear" w:color="auto" w:fill="1B7F7A"/>
            <w:tcMar>
              <w:top w:w="70" w:type="dxa"/>
              <w:left w:w="90" w:type="dxa"/>
              <w:bottom w:w="70" w:type="dxa"/>
              <w:right w:w="90" w:type="dxa"/>
            </w:tcMar>
            <w:vAlign w:val="center"/>
          </w:tcPr>
          <w:p w:rsidR="00036239" w:rsidRDefault="00111048" w14:paraId="4FCB9636" w14:textId="77777777">
            <w:pPr>
              <w:spacing w:after="20"/>
            </w:pPr>
            <w:r>
              <w:rPr>
                <w:rFonts w:ascii="Aptos" w:hAnsi="Aptos"/>
                <w:b/>
                <w:color w:val="FFFFFF"/>
                <w:sz w:val="13"/>
              </w:rPr>
              <w:t>Required gate / deliverable</w:t>
            </w:r>
          </w:p>
        </w:tc>
      </w:tr>
      <w:tr w:rsidR="00036239" w14:paraId="107A0AF5" w14:textId="77777777">
        <w:trPr>
          <w:jc w:val="center"/>
        </w:trPr>
        <w:tc>
          <w:tcPr>
            <w:tcW w:w="1656" w:type="dxa"/>
            <w:tcMar>
              <w:top w:w="70" w:type="dxa"/>
              <w:left w:w="90" w:type="dxa"/>
              <w:bottom w:w="70" w:type="dxa"/>
              <w:right w:w="90" w:type="dxa"/>
            </w:tcMar>
            <w:vAlign w:val="center"/>
          </w:tcPr>
          <w:p w:rsidR="00036239" w:rsidRDefault="00111048" w14:paraId="6F1ECA41" w14:textId="77777777">
            <w:pPr>
              <w:spacing w:after="20"/>
            </w:pPr>
            <w:r>
              <w:rPr>
                <w:rFonts w:ascii="Aptos" w:hAnsi="Aptos"/>
                <w:b/>
                <w:color w:val="243746"/>
                <w:sz w:val="13"/>
              </w:rPr>
              <w:t>1. Opportunity &amp; proposal</w:t>
            </w:r>
          </w:p>
        </w:tc>
        <w:tc>
          <w:tcPr>
            <w:tcW w:w="3096" w:type="dxa"/>
            <w:tcMar>
              <w:top w:w="70" w:type="dxa"/>
              <w:left w:w="90" w:type="dxa"/>
              <w:bottom w:w="70" w:type="dxa"/>
              <w:right w:w="90" w:type="dxa"/>
            </w:tcMar>
            <w:vAlign w:val="center"/>
          </w:tcPr>
          <w:p w:rsidR="00036239" w:rsidRDefault="00111048" w14:paraId="0B421F38" w14:textId="77777777">
            <w:pPr>
              <w:spacing w:after="20"/>
            </w:pPr>
            <w:r>
              <w:rPr>
                <w:rFonts w:ascii="Aptos" w:hAnsi="Aptos"/>
                <w:color w:val="243746"/>
                <w:sz w:val="13"/>
              </w:rPr>
              <w:t>Join concept/proposal design; co-develop the theory of change; classify project type, scale and M&amp;E complexity through the MEAL Matrix; select applicable institutional KPIs; define learning/evaluation questions; estimate evidence and data-system costs.</w:t>
            </w:r>
          </w:p>
        </w:tc>
        <w:tc>
          <w:tcPr>
            <w:tcW w:w="2880" w:type="dxa"/>
            <w:tcMar>
              <w:top w:w="70" w:type="dxa"/>
              <w:left w:w="90" w:type="dxa"/>
              <w:bottom w:w="70" w:type="dxa"/>
              <w:right w:w="90" w:type="dxa"/>
            </w:tcMar>
            <w:vAlign w:val="center"/>
          </w:tcPr>
          <w:p w:rsidR="00036239" w:rsidRDefault="00111048" w14:paraId="02B467B6" w14:textId="77777777">
            <w:pPr>
              <w:spacing w:after="20"/>
            </w:pPr>
            <w:r>
              <w:rPr>
                <w:rFonts w:ascii="Aptos" w:hAnsi="Aptos"/>
                <w:color w:val="243746"/>
                <w:sz w:val="13"/>
              </w:rPr>
              <w:t>Define intended results, intervention logic, investor requirements, geography, target populations and operational feasibility.</w:t>
            </w:r>
          </w:p>
        </w:tc>
        <w:tc>
          <w:tcPr>
            <w:tcW w:w="2376" w:type="dxa"/>
            <w:tcMar>
              <w:top w:w="70" w:type="dxa"/>
              <w:left w:w="90" w:type="dxa"/>
              <w:bottom w:w="70" w:type="dxa"/>
              <w:right w:w="90" w:type="dxa"/>
            </w:tcMar>
            <w:vAlign w:val="center"/>
          </w:tcPr>
          <w:p w:rsidR="00036239" w:rsidRDefault="00111048" w14:paraId="5DFB65B7" w14:textId="77777777">
            <w:pPr>
              <w:spacing w:after="20"/>
            </w:pPr>
            <w:r>
              <w:rPr>
                <w:rFonts w:ascii="Aptos" w:hAnsi="Aptos"/>
                <w:color w:val="243746"/>
                <w:sz w:val="13"/>
              </w:rPr>
              <w:t>MEAL section + KPI crosswalk + indicative data architecture + costed MEAL budget before submission.</w:t>
            </w:r>
          </w:p>
        </w:tc>
      </w:tr>
      <w:tr w:rsidR="00036239" w14:paraId="272CE3B1" w14:textId="77777777">
        <w:trPr>
          <w:jc w:val="center"/>
        </w:trPr>
        <w:tc>
          <w:tcPr>
            <w:tcW w:w="1656" w:type="dxa"/>
            <w:shd w:val="clear" w:color="auto" w:fill="F3F6F7"/>
            <w:tcMar>
              <w:top w:w="70" w:type="dxa"/>
              <w:left w:w="90" w:type="dxa"/>
              <w:bottom w:w="70" w:type="dxa"/>
              <w:right w:w="90" w:type="dxa"/>
            </w:tcMar>
            <w:vAlign w:val="center"/>
          </w:tcPr>
          <w:p w:rsidR="00036239" w:rsidRDefault="00111048" w14:paraId="35030B95" w14:textId="77777777">
            <w:pPr>
              <w:spacing w:after="20"/>
            </w:pPr>
            <w:r>
              <w:rPr>
                <w:rFonts w:ascii="Aptos" w:hAnsi="Aptos"/>
                <w:b/>
                <w:color w:val="243746"/>
                <w:sz w:val="13"/>
              </w:rPr>
              <w:t>2. Award &amp; inception</w:t>
            </w:r>
          </w:p>
        </w:tc>
        <w:tc>
          <w:tcPr>
            <w:tcW w:w="3096" w:type="dxa"/>
            <w:shd w:val="clear" w:color="auto" w:fill="F3F6F7"/>
            <w:tcMar>
              <w:top w:w="70" w:type="dxa"/>
              <w:left w:w="90" w:type="dxa"/>
              <w:bottom w:w="70" w:type="dxa"/>
              <w:right w:w="90" w:type="dxa"/>
            </w:tcMar>
            <w:vAlign w:val="center"/>
          </w:tcPr>
          <w:p w:rsidR="00036239" w:rsidRDefault="00111048" w14:paraId="50E01DE8" w14:textId="77777777">
            <w:pPr>
              <w:spacing w:after="20"/>
            </w:pPr>
            <w:r>
              <w:rPr>
                <w:rFonts w:ascii="Aptos" w:hAnsi="Aptos"/>
                <w:color w:val="243746"/>
                <w:sz w:val="13"/>
              </w:rPr>
              <w:t>Confirm results chain, indicator applicability, minimum data needed, baseline/endline or panel requirements, evaluation design and institutional reporting obligations.</w:t>
            </w:r>
          </w:p>
        </w:tc>
        <w:tc>
          <w:tcPr>
            <w:tcW w:w="2880" w:type="dxa"/>
            <w:shd w:val="clear" w:color="auto" w:fill="F3F6F7"/>
            <w:tcMar>
              <w:top w:w="70" w:type="dxa"/>
              <w:left w:w="90" w:type="dxa"/>
              <w:bottom w:w="70" w:type="dxa"/>
              <w:right w:w="90" w:type="dxa"/>
            </w:tcMar>
            <w:vAlign w:val="center"/>
          </w:tcPr>
          <w:p w:rsidR="00036239" w:rsidRDefault="00111048" w14:paraId="40E831C3" w14:textId="77777777">
            <w:pPr>
              <w:spacing w:after="20"/>
            </w:pPr>
            <w:r>
              <w:rPr>
                <w:rFonts w:ascii="Aptos" w:hAnsi="Aptos"/>
                <w:color w:val="243746"/>
                <w:sz w:val="13"/>
              </w:rPr>
              <w:t>Confirm workplan, partners, targets, field operating model and project MEAL focal point.</w:t>
            </w:r>
          </w:p>
        </w:tc>
        <w:tc>
          <w:tcPr>
            <w:tcW w:w="2376" w:type="dxa"/>
            <w:shd w:val="clear" w:color="auto" w:fill="F3F6F7"/>
            <w:tcMar>
              <w:top w:w="70" w:type="dxa"/>
              <w:left w:w="90" w:type="dxa"/>
              <w:bottom w:w="70" w:type="dxa"/>
              <w:right w:w="90" w:type="dxa"/>
            </w:tcMar>
            <w:vAlign w:val="center"/>
          </w:tcPr>
          <w:p w:rsidR="00036239" w:rsidRDefault="00111048" w14:paraId="26C9CF92" w14:textId="77777777">
            <w:pPr>
              <w:spacing w:after="20"/>
            </w:pPr>
            <w:r>
              <w:rPr>
                <w:rFonts w:ascii="Aptos" w:hAnsi="Aptos"/>
                <w:color w:val="243746"/>
                <w:sz w:val="13"/>
              </w:rPr>
              <w:t>Approved MEAL plan and measurement matrix within inception period.</w:t>
            </w:r>
          </w:p>
        </w:tc>
      </w:tr>
      <w:tr w:rsidR="00036239" w14:paraId="7C670E3A" w14:textId="77777777">
        <w:trPr>
          <w:jc w:val="center"/>
        </w:trPr>
        <w:tc>
          <w:tcPr>
            <w:tcW w:w="1656" w:type="dxa"/>
            <w:tcMar>
              <w:top w:w="70" w:type="dxa"/>
              <w:left w:w="90" w:type="dxa"/>
              <w:bottom w:w="70" w:type="dxa"/>
              <w:right w:w="90" w:type="dxa"/>
            </w:tcMar>
            <w:vAlign w:val="center"/>
          </w:tcPr>
          <w:p w:rsidR="00036239" w:rsidRDefault="00111048" w14:paraId="0027B401" w14:textId="77777777">
            <w:pPr>
              <w:spacing w:after="20"/>
            </w:pPr>
            <w:r>
              <w:rPr>
                <w:rFonts w:ascii="Aptos" w:hAnsi="Aptos"/>
                <w:b/>
                <w:color w:val="243746"/>
                <w:sz w:val="13"/>
              </w:rPr>
              <w:t>3. System &amp; protocol design</w:t>
            </w:r>
          </w:p>
        </w:tc>
        <w:tc>
          <w:tcPr>
            <w:tcW w:w="3096" w:type="dxa"/>
            <w:tcMar>
              <w:top w:w="70" w:type="dxa"/>
              <w:left w:w="90" w:type="dxa"/>
              <w:bottom w:w="70" w:type="dxa"/>
              <w:right w:w="90" w:type="dxa"/>
            </w:tcMar>
            <w:vAlign w:val="center"/>
          </w:tcPr>
          <w:p w:rsidR="00036239" w:rsidRDefault="00111048" w14:paraId="0E312E68" w14:textId="77777777">
            <w:pPr>
              <w:spacing w:after="20"/>
            </w:pPr>
            <w:r>
              <w:rPr>
                <w:rFonts w:ascii="Aptos" w:hAnsi="Aptos"/>
                <w:color w:val="243746"/>
                <w:sz w:val="13"/>
              </w:rPr>
              <w:t>Co-design forms/data structures, identifiers, integration points, quality checks, sampling/measurement protocols and data flows with the Data Group and science specialists.</w:t>
            </w:r>
          </w:p>
        </w:tc>
        <w:tc>
          <w:tcPr>
            <w:tcW w:w="2880" w:type="dxa"/>
            <w:tcMar>
              <w:top w:w="70" w:type="dxa"/>
              <w:left w:w="90" w:type="dxa"/>
              <w:bottom w:w="70" w:type="dxa"/>
              <w:right w:w="90" w:type="dxa"/>
            </w:tcMar>
            <w:vAlign w:val="center"/>
          </w:tcPr>
          <w:p w:rsidR="00036239" w:rsidRDefault="00111048" w14:paraId="0FCE0D6C" w14:textId="77777777">
            <w:pPr>
              <w:spacing w:after="20"/>
            </w:pPr>
            <w:r>
              <w:rPr>
                <w:rFonts w:ascii="Aptos" w:hAnsi="Aptos"/>
                <w:color w:val="243746"/>
                <w:sz w:val="13"/>
              </w:rPr>
              <w:t>Configure local workflows, partner responsibilities and field logistics; test feasibility.</w:t>
            </w:r>
          </w:p>
        </w:tc>
        <w:tc>
          <w:tcPr>
            <w:tcW w:w="2376" w:type="dxa"/>
            <w:tcMar>
              <w:top w:w="70" w:type="dxa"/>
              <w:left w:w="90" w:type="dxa"/>
              <w:bottom w:w="70" w:type="dxa"/>
              <w:right w:w="90" w:type="dxa"/>
            </w:tcMar>
            <w:vAlign w:val="center"/>
          </w:tcPr>
          <w:p w:rsidR="00036239" w:rsidRDefault="00111048" w14:paraId="6EE5AE92" w14:textId="77777777">
            <w:pPr>
              <w:spacing w:after="20"/>
            </w:pPr>
            <w:r>
              <w:rPr>
                <w:rFonts w:ascii="Aptos" w:hAnsi="Aptos"/>
                <w:color w:val="243746"/>
                <w:sz w:val="13"/>
              </w:rPr>
              <w:t>Data collection system tested; protocols, roles, consent and QA procedures approved.</w:t>
            </w:r>
          </w:p>
        </w:tc>
      </w:tr>
      <w:tr w:rsidR="00036239" w14:paraId="4AED99F3" w14:textId="77777777">
        <w:trPr>
          <w:jc w:val="center"/>
        </w:trPr>
        <w:tc>
          <w:tcPr>
            <w:tcW w:w="1656" w:type="dxa"/>
            <w:shd w:val="clear" w:color="auto" w:fill="F3F6F7"/>
            <w:tcMar>
              <w:top w:w="70" w:type="dxa"/>
              <w:left w:w="90" w:type="dxa"/>
              <w:bottom w:w="70" w:type="dxa"/>
              <w:right w:w="90" w:type="dxa"/>
            </w:tcMar>
            <w:vAlign w:val="center"/>
          </w:tcPr>
          <w:p w:rsidR="00036239" w:rsidRDefault="00111048" w14:paraId="1899CEC5" w14:textId="77777777">
            <w:pPr>
              <w:spacing w:after="20"/>
            </w:pPr>
            <w:r>
              <w:rPr>
                <w:rFonts w:ascii="Aptos" w:hAnsi="Aptos"/>
                <w:b/>
                <w:color w:val="243746"/>
                <w:sz w:val="13"/>
              </w:rPr>
              <w:t>4. Enable &amp; hand over</w:t>
            </w:r>
          </w:p>
        </w:tc>
        <w:tc>
          <w:tcPr>
            <w:tcW w:w="3096" w:type="dxa"/>
            <w:shd w:val="clear" w:color="auto" w:fill="F3F6F7"/>
            <w:tcMar>
              <w:top w:w="70" w:type="dxa"/>
              <w:left w:w="90" w:type="dxa"/>
              <w:bottom w:w="70" w:type="dxa"/>
              <w:right w:w="90" w:type="dxa"/>
            </w:tcMar>
            <w:vAlign w:val="center"/>
          </w:tcPr>
          <w:p w:rsidR="00036239" w:rsidRDefault="00111048" w14:paraId="5F9E0D3E" w14:textId="77777777">
            <w:pPr>
              <w:spacing w:after="20"/>
            </w:pPr>
            <w:r>
              <w:rPr>
                <w:rFonts w:ascii="Aptos" w:hAnsi="Aptos"/>
                <w:color w:val="243746"/>
                <w:sz w:val="13"/>
              </w:rPr>
              <w:t>Train project staff and partners; provide indicator guidance, reusable tools and office hours; document escalation path.</w:t>
            </w:r>
          </w:p>
        </w:tc>
        <w:tc>
          <w:tcPr>
            <w:tcW w:w="2880" w:type="dxa"/>
            <w:shd w:val="clear" w:color="auto" w:fill="F3F6F7"/>
            <w:tcMar>
              <w:top w:w="70" w:type="dxa"/>
              <w:left w:w="90" w:type="dxa"/>
              <w:bottom w:w="70" w:type="dxa"/>
              <w:right w:w="90" w:type="dxa"/>
            </w:tcMar>
            <w:vAlign w:val="center"/>
          </w:tcPr>
          <w:p w:rsidR="00036239" w:rsidRDefault="00111048" w14:paraId="4D6EEDC5" w14:textId="77777777">
            <w:pPr>
              <w:spacing w:after="20"/>
            </w:pPr>
            <w:r>
              <w:rPr>
                <w:rFonts w:ascii="Aptos" w:hAnsi="Aptos"/>
                <w:color w:val="243746"/>
                <w:sz w:val="13"/>
              </w:rPr>
              <w:t>Operate routine monitoring, collect and manage process/output records, perform first-line QA and resolve operational issues.</w:t>
            </w:r>
          </w:p>
        </w:tc>
        <w:tc>
          <w:tcPr>
            <w:tcW w:w="2376" w:type="dxa"/>
            <w:shd w:val="clear" w:color="auto" w:fill="F3F6F7"/>
            <w:tcMar>
              <w:top w:w="70" w:type="dxa"/>
              <w:left w:w="90" w:type="dxa"/>
              <w:bottom w:w="70" w:type="dxa"/>
              <w:right w:w="90" w:type="dxa"/>
            </w:tcMar>
            <w:vAlign w:val="center"/>
          </w:tcPr>
          <w:p w:rsidR="00036239" w:rsidRDefault="00111048" w14:paraId="33A48E23" w14:textId="77777777">
            <w:pPr>
              <w:spacing w:after="20"/>
            </w:pPr>
            <w:r>
              <w:rPr>
                <w:rFonts w:ascii="Aptos" w:hAnsi="Aptos"/>
                <w:color w:val="243746"/>
                <w:sz w:val="13"/>
              </w:rPr>
              <w:t>Competency check + live system + named data/MEAL owners.</w:t>
            </w:r>
          </w:p>
        </w:tc>
      </w:tr>
      <w:tr w:rsidR="00036239" w14:paraId="3440F732" w14:textId="77777777">
        <w:trPr>
          <w:jc w:val="center"/>
        </w:trPr>
        <w:tc>
          <w:tcPr>
            <w:tcW w:w="1656" w:type="dxa"/>
            <w:tcMar>
              <w:top w:w="70" w:type="dxa"/>
              <w:left w:w="90" w:type="dxa"/>
              <w:bottom w:w="70" w:type="dxa"/>
              <w:right w:w="90" w:type="dxa"/>
            </w:tcMar>
            <w:vAlign w:val="center"/>
          </w:tcPr>
          <w:p w:rsidR="00036239" w:rsidRDefault="00111048" w14:paraId="1837D2D3" w14:textId="77777777">
            <w:pPr>
              <w:spacing w:after="20"/>
            </w:pPr>
            <w:r w:rsidRPr="001F4417">
              <w:rPr>
                <w:rFonts w:ascii="Aptos" w:hAnsi="Aptos"/>
                <w:b/>
                <w:color w:val="243746"/>
                <w:sz w:val="13"/>
              </w:rPr>
              <w:t>5. Implementation &amp; adaptive management</w:t>
            </w:r>
          </w:p>
        </w:tc>
        <w:tc>
          <w:tcPr>
            <w:tcW w:w="3096" w:type="dxa"/>
            <w:tcMar>
              <w:top w:w="70" w:type="dxa"/>
              <w:left w:w="90" w:type="dxa"/>
              <w:bottom w:w="70" w:type="dxa"/>
              <w:right w:w="90" w:type="dxa"/>
            </w:tcMar>
            <w:vAlign w:val="center"/>
          </w:tcPr>
          <w:p w:rsidR="00036239" w:rsidRDefault="00111048" w14:paraId="309FB06F" w14:textId="77777777">
            <w:pPr>
              <w:spacing w:after="20"/>
            </w:pPr>
            <w:r>
              <w:rPr>
                <w:rFonts w:ascii="Aptos" w:hAnsi="Aptos"/>
                <w:color w:val="243746"/>
                <w:sz w:val="13"/>
              </w:rPr>
              <w:t>Run periodic quality assurance; integrate project data where needed; support outcome measurement, analytics, learning reviews and adaptive-management questions.</w:t>
            </w:r>
          </w:p>
        </w:tc>
        <w:tc>
          <w:tcPr>
            <w:tcW w:w="2880" w:type="dxa"/>
            <w:tcMar>
              <w:top w:w="70" w:type="dxa"/>
              <w:left w:w="90" w:type="dxa"/>
              <w:bottom w:w="70" w:type="dxa"/>
              <w:right w:w="90" w:type="dxa"/>
            </w:tcMar>
            <w:vAlign w:val="center"/>
          </w:tcPr>
          <w:p w:rsidR="00036239" w:rsidRDefault="00111048" w14:paraId="79406C9C" w14:textId="77777777">
            <w:pPr>
              <w:spacing w:after="20"/>
            </w:pPr>
            <w:r>
              <w:rPr>
                <w:rFonts w:ascii="Aptos" w:hAnsi="Aptos"/>
                <w:color w:val="243746"/>
                <w:sz w:val="13"/>
              </w:rPr>
              <w:t>Maintain timely data capture; investigate anomalies; use dashboards/reviews to adapt implementation; document decisions.</w:t>
            </w:r>
          </w:p>
        </w:tc>
        <w:tc>
          <w:tcPr>
            <w:tcW w:w="2376" w:type="dxa"/>
            <w:tcMar>
              <w:top w:w="70" w:type="dxa"/>
              <w:left w:w="90" w:type="dxa"/>
              <w:bottom w:w="70" w:type="dxa"/>
              <w:right w:w="90" w:type="dxa"/>
            </w:tcMar>
            <w:vAlign w:val="center"/>
          </w:tcPr>
          <w:p w:rsidR="00036239" w:rsidRDefault="00111048" w14:paraId="37939828" w14:textId="77777777">
            <w:pPr>
              <w:spacing w:after="20"/>
            </w:pPr>
            <w:r>
              <w:rPr>
                <w:rFonts w:ascii="Aptos" w:hAnsi="Aptos"/>
                <w:color w:val="243746"/>
                <w:sz w:val="13"/>
              </w:rPr>
              <w:t>Quarterly/seasonal evidence review with actions, owners and follow-up.</w:t>
            </w:r>
          </w:p>
        </w:tc>
      </w:tr>
      <w:tr w:rsidR="00036239" w14:paraId="3EF81064" w14:textId="77777777">
        <w:trPr>
          <w:jc w:val="center"/>
        </w:trPr>
        <w:tc>
          <w:tcPr>
            <w:tcW w:w="1656" w:type="dxa"/>
            <w:shd w:val="clear" w:color="auto" w:fill="F3F6F7"/>
            <w:tcMar>
              <w:top w:w="70" w:type="dxa"/>
              <w:left w:w="90" w:type="dxa"/>
              <w:bottom w:w="70" w:type="dxa"/>
              <w:right w:w="90" w:type="dxa"/>
            </w:tcMar>
            <w:vAlign w:val="center"/>
          </w:tcPr>
          <w:p w:rsidR="00036239" w:rsidRDefault="00111048" w14:paraId="3B5809A3" w14:textId="77777777">
            <w:pPr>
              <w:spacing w:after="20"/>
            </w:pPr>
            <w:r>
              <w:rPr>
                <w:rFonts w:ascii="Aptos" w:hAnsi="Aptos"/>
                <w:b/>
                <w:color w:val="243746"/>
                <w:sz w:val="13"/>
              </w:rPr>
              <w:t>6. Outcome, impact, synthesis &amp; learning</w:t>
            </w:r>
          </w:p>
        </w:tc>
        <w:tc>
          <w:tcPr>
            <w:tcW w:w="3096" w:type="dxa"/>
            <w:shd w:val="clear" w:color="auto" w:fill="F3F6F7"/>
            <w:tcMar>
              <w:top w:w="70" w:type="dxa"/>
              <w:left w:w="90" w:type="dxa"/>
              <w:bottom w:w="70" w:type="dxa"/>
              <w:right w:w="90" w:type="dxa"/>
            </w:tcMar>
            <w:vAlign w:val="center"/>
          </w:tcPr>
          <w:p w:rsidR="00036239" w:rsidRDefault="00111048" w14:paraId="3B768F34" w14:textId="77777777">
            <w:pPr>
              <w:spacing w:after="20"/>
            </w:pPr>
            <w:r>
              <w:rPr>
                <w:rFonts w:ascii="Aptos" w:hAnsi="Aptos"/>
                <w:color w:val="243746"/>
                <w:sz w:val="13"/>
              </w:rPr>
              <w:t>Lead or coordinate cross-project integration from outcomes upward; apply aggregation, geospatial, contribution or evaluation methods; synthesize institutional claims with uncertainty.</w:t>
            </w:r>
          </w:p>
        </w:tc>
        <w:tc>
          <w:tcPr>
            <w:tcW w:w="2880" w:type="dxa"/>
            <w:shd w:val="clear" w:color="auto" w:fill="F3F6F7"/>
            <w:tcMar>
              <w:top w:w="70" w:type="dxa"/>
              <w:left w:w="90" w:type="dxa"/>
              <w:bottom w:w="70" w:type="dxa"/>
              <w:right w:w="90" w:type="dxa"/>
            </w:tcMar>
            <w:vAlign w:val="center"/>
          </w:tcPr>
          <w:p w:rsidR="00036239" w:rsidRDefault="00111048" w14:paraId="4E608153" w14:textId="77777777">
            <w:pPr>
              <w:spacing w:after="20"/>
            </w:pPr>
            <w:r>
              <w:rPr>
                <w:rFonts w:ascii="Aptos" w:hAnsi="Aptos"/>
                <w:color w:val="243746"/>
                <w:sz w:val="13"/>
              </w:rPr>
              <w:t>Provide complete underlying records, contextual interpretation and implementation history; support validation with partners and participants.</w:t>
            </w:r>
          </w:p>
        </w:tc>
        <w:tc>
          <w:tcPr>
            <w:tcW w:w="2376" w:type="dxa"/>
            <w:shd w:val="clear" w:color="auto" w:fill="F3F6F7"/>
            <w:tcMar>
              <w:top w:w="70" w:type="dxa"/>
              <w:left w:w="90" w:type="dxa"/>
              <w:bottom w:w="70" w:type="dxa"/>
              <w:right w:w="90" w:type="dxa"/>
            </w:tcMar>
            <w:vAlign w:val="center"/>
          </w:tcPr>
          <w:p w:rsidR="00036239" w:rsidRDefault="00111048" w14:paraId="674E3946" w14:textId="77777777">
            <w:pPr>
              <w:spacing w:after="20"/>
            </w:pPr>
            <w:r>
              <w:rPr>
                <w:rFonts w:ascii="Aptos" w:hAnsi="Aptos"/>
                <w:color w:val="243746"/>
                <w:sz w:val="13"/>
              </w:rPr>
              <w:t>Validated outcome/impact dataset + institutional KPI update + evidence product/learning note.</w:t>
            </w:r>
          </w:p>
        </w:tc>
      </w:tr>
    </w:tbl>
    <w:p w:rsidR="00C559BB" w:rsidRDefault="00C559BB" w14:paraId="4D999DA0" w14:textId="77777777"/>
    <w:p w:rsidR="00036239" w:rsidRDefault="00111048" w14:paraId="1940E00A" w14:textId="737B50D3">
      <w:pPr>
        <w:keepNext/>
        <w:spacing w:after="80" w:line="252" w:lineRule="auto"/>
      </w:pPr>
      <w:r w:rsidRPr="65D5DF94">
        <w:rPr>
          <w:rFonts w:ascii="Aptos" w:hAnsi="Aptos"/>
          <w:color w:val="243746"/>
          <w:sz w:val="18"/>
          <w:szCs w:val="18"/>
        </w:rPr>
        <w:t>The RACI matrix</w:t>
      </w:r>
      <w:ins w:author="UR-RAHMAN, Md.Syed  (CIMMYT)" w:date="2026-10-01T17:28:00Z" w16du:dateUtc="2026-10-01T17:28:50Z" w:id="12">
        <w:r w:rsidRPr="65D5DF94" w:rsidR="5FC5D40F">
          <w:rPr>
            <w:rFonts w:ascii="Aptos" w:hAnsi="Aptos"/>
            <w:color w:val="243746"/>
            <w:sz w:val="18"/>
            <w:szCs w:val="18"/>
          </w:rPr>
          <w:t xml:space="preserve"> </w:t>
        </w:r>
      </w:ins>
      <w:del w:author="UR-RAHMAN, Md.Syed  (CIMMYT)" w:date="2026-10-01T17:29:00Z" w16du:dateUtc="2026-10-01T17:29:07Z" w:id="13">
        <w:r w:rsidRPr="65D5DF94">
          <w:rPr>
            <w:rFonts w:ascii="Aptos" w:hAnsi="Aptos"/>
            <w:color w:val="243746"/>
            <w:sz w:val="18"/>
            <w:szCs w:val="18"/>
          </w:rPr>
          <w:delText xml:space="preserve"> </w:delText>
        </w:r>
      </w:del>
      <w:r w:rsidRPr="65D5DF94">
        <w:rPr>
          <w:rFonts w:ascii="Aptos" w:hAnsi="Aptos"/>
          <w:color w:val="243746"/>
          <w:sz w:val="18"/>
          <w:szCs w:val="18"/>
        </w:rPr>
        <w:t>below sets who does what at each step (R = responsible for doing the work, A = accountable for the result, with one A per activity, C = consulted, I = informed). Columns: PI = project lead; FP = Project MEAL Focal Point; RL = Regional MEAL Lead; A, B and C = Core Layer pillars (Design, Standards &amp; Enablement; Evidence Systems &amp; Portfolio Performance; Evaluation, Learning &amp; Accountability); GL = MEAL Group Lead; DG = Data Group; RC = MEAL Review Committee.</w:t>
      </w:r>
    </w:p>
    <w:tbl>
      <w:tblPr>
        <w:tblStyle w:val="TableGrid"/>
        <w:tblW w:w="0" w:type="auto"/>
        <w:jc w:val="center"/>
        <w:tblLayout w:type="fixed"/>
        <w:tblLook w:val="04A0" w:firstRow="1" w:lastRow="0" w:firstColumn="1" w:lastColumn="0" w:noHBand="0" w:noVBand="1"/>
      </w:tblPr>
      <w:tblGrid>
        <w:gridCol w:w="3060"/>
        <w:gridCol w:w="740"/>
        <w:gridCol w:w="740"/>
        <w:gridCol w:w="740"/>
        <w:gridCol w:w="740"/>
        <w:gridCol w:w="740"/>
        <w:gridCol w:w="740"/>
        <w:gridCol w:w="740"/>
        <w:gridCol w:w="740"/>
        <w:gridCol w:w="740"/>
      </w:tblGrid>
      <w:tr w:rsidR="00036239" w14:paraId="57652A3E" w14:textId="77777777">
        <w:trPr>
          <w:tblHeader/>
          <w:jc w:val="center"/>
        </w:trPr>
        <w:tc>
          <w:tcPr>
            <w:tcW w:w="3060" w:type="dxa"/>
            <w:shd w:val="clear" w:color="auto" w:fill="1B7F7A"/>
            <w:tcMar>
              <w:top w:w="70" w:type="dxa"/>
              <w:left w:w="90" w:type="dxa"/>
              <w:bottom w:w="70" w:type="dxa"/>
              <w:right w:w="90" w:type="dxa"/>
            </w:tcMar>
            <w:vAlign w:val="center"/>
          </w:tcPr>
          <w:p w:rsidR="00036239" w:rsidRDefault="00111048" w14:paraId="68DF9C19" w14:textId="77777777">
            <w:pPr>
              <w:keepNext/>
              <w:spacing w:after="20"/>
            </w:pPr>
            <w:r>
              <w:rPr>
                <w:rFonts w:ascii="Aptos" w:hAnsi="Aptos"/>
                <w:b/>
                <w:color w:val="FFFFFF"/>
                <w:sz w:val="14"/>
              </w:rPr>
              <w:t>Activity</w:t>
            </w:r>
          </w:p>
        </w:tc>
        <w:tc>
          <w:tcPr>
            <w:tcW w:w="740" w:type="dxa"/>
            <w:shd w:val="clear" w:color="auto" w:fill="1B7F7A"/>
            <w:tcMar>
              <w:top w:w="70" w:type="dxa"/>
              <w:left w:w="90" w:type="dxa"/>
              <w:bottom w:w="70" w:type="dxa"/>
              <w:right w:w="90" w:type="dxa"/>
            </w:tcMar>
            <w:vAlign w:val="center"/>
          </w:tcPr>
          <w:p w:rsidR="00036239" w:rsidRDefault="00111048" w14:paraId="65745B53" w14:textId="77777777">
            <w:pPr>
              <w:keepNext/>
              <w:spacing w:after="20"/>
              <w:jc w:val="center"/>
            </w:pPr>
            <w:r>
              <w:rPr>
                <w:rFonts w:ascii="Aptos" w:hAnsi="Aptos"/>
                <w:b/>
                <w:color w:val="FFFFFF"/>
                <w:sz w:val="14"/>
              </w:rPr>
              <w:t>PI</w:t>
            </w:r>
          </w:p>
        </w:tc>
        <w:tc>
          <w:tcPr>
            <w:tcW w:w="740" w:type="dxa"/>
            <w:shd w:val="clear" w:color="auto" w:fill="1B7F7A"/>
            <w:tcMar>
              <w:top w:w="70" w:type="dxa"/>
              <w:left w:w="90" w:type="dxa"/>
              <w:bottom w:w="70" w:type="dxa"/>
              <w:right w:w="90" w:type="dxa"/>
            </w:tcMar>
            <w:vAlign w:val="center"/>
          </w:tcPr>
          <w:p w:rsidR="00036239" w:rsidRDefault="00111048" w14:paraId="3BE05CBD" w14:textId="77777777">
            <w:pPr>
              <w:keepNext/>
              <w:spacing w:after="20"/>
              <w:jc w:val="center"/>
            </w:pPr>
            <w:r>
              <w:rPr>
                <w:rFonts w:ascii="Aptos" w:hAnsi="Aptos"/>
                <w:b/>
                <w:color w:val="FFFFFF"/>
                <w:sz w:val="14"/>
              </w:rPr>
              <w:t>FP</w:t>
            </w:r>
          </w:p>
        </w:tc>
        <w:tc>
          <w:tcPr>
            <w:tcW w:w="740" w:type="dxa"/>
            <w:shd w:val="clear" w:color="auto" w:fill="1B7F7A"/>
            <w:tcMar>
              <w:top w:w="70" w:type="dxa"/>
              <w:left w:w="90" w:type="dxa"/>
              <w:bottom w:w="70" w:type="dxa"/>
              <w:right w:w="90" w:type="dxa"/>
            </w:tcMar>
            <w:vAlign w:val="center"/>
          </w:tcPr>
          <w:p w:rsidR="00036239" w:rsidRDefault="00111048" w14:paraId="2952937B" w14:textId="77777777">
            <w:pPr>
              <w:keepNext/>
              <w:spacing w:after="20"/>
              <w:jc w:val="center"/>
            </w:pPr>
            <w:r>
              <w:rPr>
                <w:rFonts w:ascii="Aptos" w:hAnsi="Aptos"/>
                <w:b/>
                <w:color w:val="FFFFFF"/>
                <w:sz w:val="14"/>
              </w:rPr>
              <w:t>RL</w:t>
            </w:r>
          </w:p>
        </w:tc>
        <w:tc>
          <w:tcPr>
            <w:tcW w:w="740" w:type="dxa"/>
            <w:shd w:val="clear" w:color="auto" w:fill="1B7F7A"/>
            <w:tcMar>
              <w:top w:w="70" w:type="dxa"/>
              <w:left w:w="90" w:type="dxa"/>
              <w:bottom w:w="70" w:type="dxa"/>
              <w:right w:w="90" w:type="dxa"/>
            </w:tcMar>
            <w:vAlign w:val="center"/>
          </w:tcPr>
          <w:p w:rsidR="00036239" w:rsidRDefault="00111048" w14:paraId="5FF0A0D6" w14:textId="77777777">
            <w:pPr>
              <w:keepNext/>
              <w:spacing w:after="20"/>
              <w:jc w:val="center"/>
            </w:pPr>
            <w:r>
              <w:rPr>
                <w:rFonts w:ascii="Aptos" w:hAnsi="Aptos"/>
                <w:b/>
                <w:color w:val="FFFFFF"/>
                <w:sz w:val="14"/>
              </w:rPr>
              <w:t>A</w:t>
            </w:r>
          </w:p>
        </w:tc>
        <w:tc>
          <w:tcPr>
            <w:tcW w:w="740" w:type="dxa"/>
            <w:shd w:val="clear" w:color="auto" w:fill="1B7F7A"/>
            <w:tcMar>
              <w:top w:w="70" w:type="dxa"/>
              <w:left w:w="90" w:type="dxa"/>
              <w:bottom w:w="70" w:type="dxa"/>
              <w:right w:w="90" w:type="dxa"/>
            </w:tcMar>
            <w:vAlign w:val="center"/>
          </w:tcPr>
          <w:p w:rsidR="00036239" w:rsidRDefault="00111048" w14:paraId="2D5712B3" w14:textId="77777777">
            <w:pPr>
              <w:keepNext/>
              <w:spacing w:after="20"/>
              <w:jc w:val="center"/>
            </w:pPr>
            <w:r>
              <w:rPr>
                <w:rFonts w:ascii="Aptos" w:hAnsi="Aptos"/>
                <w:b/>
                <w:color w:val="FFFFFF"/>
                <w:sz w:val="14"/>
              </w:rPr>
              <w:t>B</w:t>
            </w:r>
          </w:p>
        </w:tc>
        <w:tc>
          <w:tcPr>
            <w:tcW w:w="740" w:type="dxa"/>
            <w:shd w:val="clear" w:color="auto" w:fill="1B7F7A"/>
            <w:tcMar>
              <w:top w:w="70" w:type="dxa"/>
              <w:left w:w="90" w:type="dxa"/>
              <w:bottom w:w="70" w:type="dxa"/>
              <w:right w:w="90" w:type="dxa"/>
            </w:tcMar>
            <w:vAlign w:val="center"/>
          </w:tcPr>
          <w:p w:rsidR="00036239" w:rsidRDefault="00111048" w14:paraId="00753885" w14:textId="77777777">
            <w:pPr>
              <w:keepNext/>
              <w:spacing w:after="20"/>
              <w:jc w:val="center"/>
            </w:pPr>
            <w:r>
              <w:rPr>
                <w:rFonts w:ascii="Aptos" w:hAnsi="Aptos"/>
                <w:b/>
                <w:color w:val="FFFFFF"/>
                <w:sz w:val="14"/>
              </w:rPr>
              <w:t>C</w:t>
            </w:r>
          </w:p>
        </w:tc>
        <w:tc>
          <w:tcPr>
            <w:tcW w:w="740" w:type="dxa"/>
            <w:shd w:val="clear" w:color="auto" w:fill="1B7F7A"/>
            <w:tcMar>
              <w:top w:w="70" w:type="dxa"/>
              <w:left w:w="90" w:type="dxa"/>
              <w:bottom w:w="70" w:type="dxa"/>
              <w:right w:w="90" w:type="dxa"/>
            </w:tcMar>
            <w:vAlign w:val="center"/>
          </w:tcPr>
          <w:p w:rsidR="00036239" w:rsidRDefault="00111048" w14:paraId="2C05F17A" w14:textId="77777777">
            <w:pPr>
              <w:keepNext/>
              <w:spacing w:after="20"/>
              <w:jc w:val="center"/>
            </w:pPr>
            <w:r>
              <w:rPr>
                <w:rFonts w:ascii="Aptos" w:hAnsi="Aptos"/>
                <w:b/>
                <w:color w:val="FFFFFF"/>
                <w:sz w:val="14"/>
              </w:rPr>
              <w:t>GL</w:t>
            </w:r>
          </w:p>
        </w:tc>
        <w:tc>
          <w:tcPr>
            <w:tcW w:w="740" w:type="dxa"/>
            <w:shd w:val="clear" w:color="auto" w:fill="1B7F7A"/>
            <w:tcMar>
              <w:top w:w="70" w:type="dxa"/>
              <w:left w:w="90" w:type="dxa"/>
              <w:bottom w:w="70" w:type="dxa"/>
              <w:right w:w="90" w:type="dxa"/>
            </w:tcMar>
            <w:vAlign w:val="center"/>
          </w:tcPr>
          <w:p w:rsidR="00036239" w:rsidRDefault="00111048" w14:paraId="7B0DA0C5" w14:textId="77777777">
            <w:pPr>
              <w:keepNext/>
              <w:spacing w:after="20"/>
              <w:jc w:val="center"/>
            </w:pPr>
            <w:r>
              <w:rPr>
                <w:rFonts w:ascii="Aptos" w:hAnsi="Aptos"/>
                <w:b/>
                <w:color w:val="FFFFFF"/>
                <w:sz w:val="14"/>
              </w:rPr>
              <w:t>DG</w:t>
            </w:r>
          </w:p>
        </w:tc>
        <w:tc>
          <w:tcPr>
            <w:tcW w:w="740" w:type="dxa"/>
            <w:shd w:val="clear" w:color="auto" w:fill="1B7F7A"/>
            <w:tcMar>
              <w:top w:w="70" w:type="dxa"/>
              <w:left w:w="90" w:type="dxa"/>
              <w:bottom w:w="70" w:type="dxa"/>
              <w:right w:w="90" w:type="dxa"/>
            </w:tcMar>
            <w:vAlign w:val="center"/>
          </w:tcPr>
          <w:p w:rsidR="00036239" w:rsidRDefault="00111048" w14:paraId="54DDADE6" w14:textId="77777777">
            <w:pPr>
              <w:keepNext/>
              <w:spacing w:after="20"/>
              <w:jc w:val="center"/>
            </w:pPr>
            <w:r>
              <w:rPr>
                <w:rFonts w:ascii="Aptos" w:hAnsi="Aptos"/>
                <w:b/>
                <w:color w:val="FFFFFF"/>
                <w:sz w:val="14"/>
              </w:rPr>
              <w:t>RC</w:t>
            </w:r>
          </w:p>
        </w:tc>
      </w:tr>
      <w:tr w:rsidR="00036239" w14:paraId="625D9364" w14:textId="77777777">
        <w:trPr>
          <w:jc w:val="center"/>
        </w:trPr>
        <w:tc>
          <w:tcPr>
            <w:tcW w:w="9720" w:type="dxa"/>
            <w:gridSpan w:val="10"/>
            <w:shd w:val="clear" w:color="auto" w:fill="E0EFEE"/>
            <w:tcMar>
              <w:top w:w="70" w:type="dxa"/>
              <w:left w:w="90" w:type="dxa"/>
              <w:bottom w:w="70" w:type="dxa"/>
              <w:right w:w="90" w:type="dxa"/>
            </w:tcMar>
            <w:vAlign w:val="center"/>
          </w:tcPr>
          <w:p w:rsidR="00036239" w:rsidRDefault="00111048" w14:paraId="5F12769F" w14:textId="77777777">
            <w:pPr>
              <w:keepNext/>
              <w:spacing w:after="20"/>
            </w:pPr>
            <w:r>
              <w:rPr>
                <w:rFonts w:ascii="Aptos" w:hAnsi="Aptos"/>
                <w:b/>
                <w:color w:val="243746"/>
                <w:sz w:val="14"/>
              </w:rPr>
              <w:t>Phase 1 · Opportunity &amp; proposal</w:t>
            </w:r>
          </w:p>
        </w:tc>
      </w:tr>
      <w:tr w:rsidR="00036239" w14:paraId="3A34DAAA" w14:textId="77777777">
        <w:trPr>
          <w:jc w:val="center"/>
        </w:trPr>
        <w:tc>
          <w:tcPr>
            <w:tcW w:w="3060" w:type="dxa"/>
            <w:tcMar>
              <w:top w:w="70" w:type="dxa"/>
              <w:left w:w="90" w:type="dxa"/>
              <w:bottom w:w="70" w:type="dxa"/>
              <w:right w:w="90" w:type="dxa"/>
            </w:tcMar>
            <w:vAlign w:val="center"/>
          </w:tcPr>
          <w:p w:rsidR="00036239" w:rsidRDefault="00111048" w14:paraId="3AEC572B" w14:textId="77777777">
            <w:pPr>
              <w:keepNext/>
              <w:spacing w:after="20"/>
            </w:pPr>
            <w:r>
              <w:rPr>
                <w:rFonts w:ascii="Aptos" w:hAnsi="Aptos"/>
                <w:b/>
                <w:color w:val="243746"/>
                <w:sz w:val="14"/>
              </w:rPr>
              <w:t>Classify project type, scale and M&amp;E complexity in the MEAL Matrix</w:t>
            </w:r>
          </w:p>
        </w:tc>
        <w:tc>
          <w:tcPr>
            <w:tcW w:w="740" w:type="dxa"/>
            <w:tcMar>
              <w:top w:w="70" w:type="dxa"/>
              <w:left w:w="90" w:type="dxa"/>
              <w:bottom w:w="70" w:type="dxa"/>
              <w:right w:w="90" w:type="dxa"/>
            </w:tcMar>
            <w:vAlign w:val="center"/>
          </w:tcPr>
          <w:p w:rsidR="00036239" w:rsidRDefault="00111048" w14:paraId="17D8DF6B" w14:textId="77777777">
            <w:pPr>
              <w:keepNext/>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036239" w14:paraId="75FFDAB1" w14:textId="77777777">
            <w:pPr>
              <w:keepNext/>
              <w:spacing w:after="20"/>
              <w:jc w:val="center"/>
            </w:pPr>
          </w:p>
        </w:tc>
        <w:tc>
          <w:tcPr>
            <w:tcW w:w="740" w:type="dxa"/>
            <w:tcMar>
              <w:top w:w="70" w:type="dxa"/>
              <w:left w:w="90" w:type="dxa"/>
              <w:bottom w:w="70" w:type="dxa"/>
              <w:right w:w="90" w:type="dxa"/>
            </w:tcMar>
            <w:vAlign w:val="center"/>
          </w:tcPr>
          <w:p w:rsidR="00036239" w:rsidRDefault="00111048" w14:paraId="7375BBCC" w14:textId="77777777">
            <w:pPr>
              <w:keepNext/>
              <w:spacing w:after="20"/>
              <w:jc w:val="center"/>
            </w:pPr>
            <w:r>
              <w:rPr>
                <w:rFonts w:ascii="Aptos" w:hAnsi="Aptos"/>
                <w:color w:val="243746"/>
                <w:sz w:val="14"/>
              </w:rPr>
              <w:t>A</w:t>
            </w:r>
          </w:p>
        </w:tc>
        <w:tc>
          <w:tcPr>
            <w:tcW w:w="740" w:type="dxa"/>
            <w:tcMar>
              <w:top w:w="70" w:type="dxa"/>
              <w:left w:w="90" w:type="dxa"/>
              <w:bottom w:w="70" w:type="dxa"/>
              <w:right w:w="90" w:type="dxa"/>
            </w:tcMar>
            <w:vAlign w:val="center"/>
          </w:tcPr>
          <w:p w:rsidR="00036239" w:rsidRDefault="00111048" w14:paraId="06B278EC" w14:textId="77777777">
            <w:pPr>
              <w:keepNext/>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07D5BA4C" w14:textId="77777777">
            <w:pPr>
              <w:keepNext/>
              <w:spacing w:after="20"/>
              <w:jc w:val="center"/>
            </w:pPr>
          </w:p>
        </w:tc>
        <w:tc>
          <w:tcPr>
            <w:tcW w:w="740" w:type="dxa"/>
            <w:tcMar>
              <w:top w:w="70" w:type="dxa"/>
              <w:left w:w="90" w:type="dxa"/>
              <w:bottom w:w="70" w:type="dxa"/>
              <w:right w:w="90" w:type="dxa"/>
            </w:tcMar>
            <w:vAlign w:val="center"/>
          </w:tcPr>
          <w:p w:rsidR="00036239" w:rsidRDefault="00036239" w14:paraId="2D58B0CE" w14:textId="77777777">
            <w:pPr>
              <w:keepNext/>
              <w:spacing w:after="20"/>
              <w:jc w:val="center"/>
            </w:pPr>
          </w:p>
        </w:tc>
        <w:tc>
          <w:tcPr>
            <w:tcW w:w="740" w:type="dxa"/>
            <w:tcMar>
              <w:top w:w="70" w:type="dxa"/>
              <w:left w:w="90" w:type="dxa"/>
              <w:bottom w:w="70" w:type="dxa"/>
              <w:right w:w="90" w:type="dxa"/>
            </w:tcMar>
            <w:vAlign w:val="center"/>
          </w:tcPr>
          <w:p w:rsidR="00036239" w:rsidRDefault="00111048" w14:paraId="3E839558" w14:textId="77777777">
            <w:pPr>
              <w:keepNext/>
              <w:spacing w:after="20"/>
              <w:jc w:val="center"/>
            </w:pPr>
            <w:r>
              <w:rPr>
                <w:rFonts w:ascii="Aptos" w:hAnsi="Aptos"/>
                <w:color w:val="243746"/>
                <w:sz w:val="14"/>
              </w:rPr>
              <w:t>I</w:t>
            </w:r>
          </w:p>
        </w:tc>
        <w:tc>
          <w:tcPr>
            <w:tcW w:w="740" w:type="dxa"/>
            <w:tcMar>
              <w:top w:w="70" w:type="dxa"/>
              <w:left w:w="90" w:type="dxa"/>
              <w:bottom w:w="70" w:type="dxa"/>
              <w:right w:w="90" w:type="dxa"/>
            </w:tcMar>
            <w:vAlign w:val="center"/>
          </w:tcPr>
          <w:p w:rsidR="00036239" w:rsidRDefault="00036239" w14:paraId="590527E2" w14:textId="77777777">
            <w:pPr>
              <w:keepNext/>
              <w:spacing w:after="20"/>
              <w:jc w:val="center"/>
            </w:pPr>
          </w:p>
        </w:tc>
        <w:tc>
          <w:tcPr>
            <w:tcW w:w="740" w:type="dxa"/>
            <w:tcMar>
              <w:top w:w="70" w:type="dxa"/>
              <w:left w:w="90" w:type="dxa"/>
              <w:bottom w:w="70" w:type="dxa"/>
              <w:right w:w="90" w:type="dxa"/>
            </w:tcMar>
            <w:vAlign w:val="center"/>
          </w:tcPr>
          <w:p w:rsidR="00036239" w:rsidRDefault="00036239" w14:paraId="35D7FDEA" w14:textId="77777777">
            <w:pPr>
              <w:keepNext/>
              <w:spacing w:after="20"/>
              <w:jc w:val="center"/>
            </w:pPr>
          </w:p>
        </w:tc>
      </w:tr>
      <w:tr w:rsidR="00036239" w14:paraId="01CF587B" w14:textId="77777777">
        <w:trPr>
          <w:jc w:val="center"/>
        </w:trPr>
        <w:tc>
          <w:tcPr>
            <w:tcW w:w="3060" w:type="dxa"/>
            <w:tcMar>
              <w:top w:w="70" w:type="dxa"/>
              <w:left w:w="90" w:type="dxa"/>
              <w:bottom w:w="70" w:type="dxa"/>
              <w:right w:w="90" w:type="dxa"/>
            </w:tcMar>
            <w:vAlign w:val="center"/>
          </w:tcPr>
          <w:p w:rsidR="00036239" w:rsidRDefault="00111048" w14:paraId="18B591BD" w14:textId="77777777">
            <w:pPr>
              <w:spacing w:after="20"/>
            </w:pPr>
            <w:r>
              <w:rPr>
                <w:rFonts w:ascii="Aptos" w:hAnsi="Aptos"/>
                <w:b/>
                <w:color w:val="243746"/>
                <w:sz w:val="14"/>
              </w:rPr>
              <w:t>Develop the theory of change and results framework</w:t>
            </w:r>
          </w:p>
        </w:tc>
        <w:tc>
          <w:tcPr>
            <w:tcW w:w="740" w:type="dxa"/>
            <w:tcMar>
              <w:top w:w="70" w:type="dxa"/>
              <w:left w:w="90" w:type="dxa"/>
              <w:bottom w:w="70" w:type="dxa"/>
              <w:right w:w="90" w:type="dxa"/>
            </w:tcMar>
            <w:vAlign w:val="center"/>
          </w:tcPr>
          <w:p w:rsidR="00036239" w:rsidRDefault="00111048" w14:paraId="08A4BB4F" w14:textId="77777777">
            <w:pPr>
              <w:spacing w:after="20"/>
              <w:jc w:val="center"/>
            </w:pPr>
            <w:r>
              <w:rPr>
                <w:rFonts w:ascii="Aptos" w:hAnsi="Aptos"/>
                <w:color w:val="243746"/>
                <w:sz w:val="14"/>
              </w:rPr>
              <w:t>A</w:t>
            </w:r>
          </w:p>
        </w:tc>
        <w:tc>
          <w:tcPr>
            <w:tcW w:w="740" w:type="dxa"/>
            <w:tcMar>
              <w:top w:w="70" w:type="dxa"/>
              <w:left w:w="90" w:type="dxa"/>
              <w:bottom w:w="70" w:type="dxa"/>
              <w:right w:w="90" w:type="dxa"/>
            </w:tcMar>
            <w:vAlign w:val="center"/>
          </w:tcPr>
          <w:p w:rsidR="00036239" w:rsidRDefault="00036239" w14:paraId="32B2694B" w14:textId="77777777">
            <w:pPr>
              <w:spacing w:after="20"/>
              <w:jc w:val="center"/>
            </w:pPr>
          </w:p>
        </w:tc>
        <w:tc>
          <w:tcPr>
            <w:tcW w:w="740" w:type="dxa"/>
            <w:tcMar>
              <w:top w:w="70" w:type="dxa"/>
              <w:left w:w="90" w:type="dxa"/>
              <w:bottom w:w="70" w:type="dxa"/>
              <w:right w:w="90" w:type="dxa"/>
            </w:tcMar>
            <w:vAlign w:val="center"/>
          </w:tcPr>
          <w:p w:rsidR="00036239" w:rsidRDefault="00111048" w14:paraId="017E2071" w14:textId="77777777">
            <w:pPr>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111048" w14:paraId="5EAF3962"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0339567F" w14:textId="77777777">
            <w:pPr>
              <w:spacing w:after="20"/>
              <w:jc w:val="center"/>
            </w:pPr>
          </w:p>
        </w:tc>
        <w:tc>
          <w:tcPr>
            <w:tcW w:w="740" w:type="dxa"/>
            <w:tcMar>
              <w:top w:w="70" w:type="dxa"/>
              <w:left w:w="90" w:type="dxa"/>
              <w:bottom w:w="70" w:type="dxa"/>
              <w:right w:w="90" w:type="dxa"/>
            </w:tcMar>
            <w:vAlign w:val="center"/>
          </w:tcPr>
          <w:p w:rsidR="00036239" w:rsidRDefault="00111048" w14:paraId="49B808AC"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343193B7" w14:textId="77777777">
            <w:pPr>
              <w:spacing w:after="20"/>
              <w:jc w:val="center"/>
            </w:pPr>
          </w:p>
        </w:tc>
        <w:tc>
          <w:tcPr>
            <w:tcW w:w="740" w:type="dxa"/>
            <w:tcMar>
              <w:top w:w="70" w:type="dxa"/>
              <w:left w:w="90" w:type="dxa"/>
              <w:bottom w:w="70" w:type="dxa"/>
              <w:right w:w="90" w:type="dxa"/>
            </w:tcMar>
            <w:vAlign w:val="center"/>
          </w:tcPr>
          <w:p w:rsidR="00036239" w:rsidRDefault="00036239" w14:paraId="6CFCAD2B" w14:textId="77777777">
            <w:pPr>
              <w:spacing w:after="20"/>
              <w:jc w:val="center"/>
            </w:pPr>
          </w:p>
        </w:tc>
        <w:tc>
          <w:tcPr>
            <w:tcW w:w="740" w:type="dxa"/>
            <w:tcMar>
              <w:top w:w="70" w:type="dxa"/>
              <w:left w:w="90" w:type="dxa"/>
              <w:bottom w:w="70" w:type="dxa"/>
              <w:right w:w="90" w:type="dxa"/>
            </w:tcMar>
            <w:vAlign w:val="center"/>
          </w:tcPr>
          <w:p w:rsidR="00036239" w:rsidRDefault="00036239" w14:paraId="348C34B8" w14:textId="77777777">
            <w:pPr>
              <w:spacing w:after="20"/>
              <w:jc w:val="center"/>
            </w:pPr>
          </w:p>
        </w:tc>
      </w:tr>
      <w:tr w:rsidR="00036239" w14:paraId="42D77CEF" w14:textId="77777777">
        <w:trPr>
          <w:jc w:val="center"/>
        </w:trPr>
        <w:tc>
          <w:tcPr>
            <w:tcW w:w="3060" w:type="dxa"/>
            <w:tcMar>
              <w:top w:w="70" w:type="dxa"/>
              <w:left w:w="90" w:type="dxa"/>
              <w:bottom w:w="70" w:type="dxa"/>
              <w:right w:w="90" w:type="dxa"/>
            </w:tcMar>
            <w:vAlign w:val="center"/>
          </w:tcPr>
          <w:p w:rsidR="00036239" w:rsidRDefault="00111048" w14:paraId="0A820DCD" w14:textId="77777777">
            <w:pPr>
              <w:spacing w:after="20"/>
            </w:pPr>
            <w:r>
              <w:rPr>
                <w:rFonts w:ascii="Aptos" w:hAnsi="Aptos"/>
                <w:b/>
                <w:color w:val="243746"/>
                <w:sz w:val="14"/>
              </w:rPr>
              <w:t>Select institutional KPIs and build the crosswalk with investor indicators</w:t>
            </w:r>
          </w:p>
        </w:tc>
        <w:tc>
          <w:tcPr>
            <w:tcW w:w="740" w:type="dxa"/>
            <w:tcMar>
              <w:top w:w="70" w:type="dxa"/>
              <w:left w:w="90" w:type="dxa"/>
              <w:bottom w:w="70" w:type="dxa"/>
              <w:right w:w="90" w:type="dxa"/>
            </w:tcMar>
            <w:vAlign w:val="center"/>
          </w:tcPr>
          <w:p w:rsidR="00036239" w:rsidRDefault="00111048" w14:paraId="3A581DE8"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61803319" w14:textId="77777777">
            <w:pPr>
              <w:spacing w:after="20"/>
              <w:jc w:val="center"/>
            </w:pPr>
          </w:p>
        </w:tc>
        <w:tc>
          <w:tcPr>
            <w:tcW w:w="740" w:type="dxa"/>
            <w:tcMar>
              <w:top w:w="70" w:type="dxa"/>
              <w:left w:w="90" w:type="dxa"/>
              <w:bottom w:w="70" w:type="dxa"/>
              <w:right w:w="90" w:type="dxa"/>
            </w:tcMar>
            <w:vAlign w:val="center"/>
          </w:tcPr>
          <w:p w:rsidR="00036239" w:rsidRDefault="00111048" w14:paraId="0E35313C" w14:textId="77777777">
            <w:pPr>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111048" w14:paraId="29AE7489" w14:textId="77777777">
            <w:pPr>
              <w:spacing w:after="20"/>
              <w:jc w:val="center"/>
            </w:pPr>
            <w:r>
              <w:rPr>
                <w:rFonts w:ascii="Aptos" w:hAnsi="Aptos"/>
                <w:color w:val="243746"/>
                <w:sz w:val="14"/>
              </w:rPr>
              <w:t>A</w:t>
            </w:r>
          </w:p>
        </w:tc>
        <w:tc>
          <w:tcPr>
            <w:tcW w:w="740" w:type="dxa"/>
            <w:tcMar>
              <w:top w:w="70" w:type="dxa"/>
              <w:left w:w="90" w:type="dxa"/>
              <w:bottom w:w="70" w:type="dxa"/>
              <w:right w:w="90" w:type="dxa"/>
            </w:tcMar>
            <w:vAlign w:val="center"/>
          </w:tcPr>
          <w:p w:rsidR="00036239" w:rsidRDefault="00111048" w14:paraId="24B965EA"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77879A0C" w14:textId="77777777">
            <w:pPr>
              <w:spacing w:after="20"/>
              <w:jc w:val="center"/>
            </w:pPr>
          </w:p>
        </w:tc>
        <w:tc>
          <w:tcPr>
            <w:tcW w:w="740" w:type="dxa"/>
            <w:tcMar>
              <w:top w:w="70" w:type="dxa"/>
              <w:left w:w="90" w:type="dxa"/>
              <w:bottom w:w="70" w:type="dxa"/>
              <w:right w:w="90" w:type="dxa"/>
            </w:tcMar>
            <w:vAlign w:val="center"/>
          </w:tcPr>
          <w:p w:rsidR="00036239" w:rsidRDefault="00036239" w14:paraId="282DA89C" w14:textId="77777777">
            <w:pPr>
              <w:spacing w:after="20"/>
              <w:jc w:val="center"/>
            </w:pPr>
          </w:p>
        </w:tc>
        <w:tc>
          <w:tcPr>
            <w:tcW w:w="740" w:type="dxa"/>
            <w:tcMar>
              <w:top w:w="70" w:type="dxa"/>
              <w:left w:w="90" w:type="dxa"/>
              <w:bottom w:w="70" w:type="dxa"/>
              <w:right w:w="90" w:type="dxa"/>
            </w:tcMar>
            <w:vAlign w:val="center"/>
          </w:tcPr>
          <w:p w:rsidR="00036239" w:rsidRDefault="00036239" w14:paraId="7AAA3206" w14:textId="77777777">
            <w:pPr>
              <w:spacing w:after="20"/>
              <w:jc w:val="center"/>
            </w:pPr>
          </w:p>
        </w:tc>
        <w:tc>
          <w:tcPr>
            <w:tcW w:w="740" w:type="dxa"/>
            <w:tcMar>
              <w:top w:w="70" w:type="dxa"/>
              <w:left w:w="90" w:type="dxa"/>
              <w:bottom w:w="70" w:type="dxa"/>
              <w:right w:w="90" w:type="dxa"/>
            </w:tcMar>
            <w:vAlign w:val="center"/>
          </w:tcPr>
          <w:p w:rsidR="00036239" w:rsidRDefault="00036239" w14:paraId="6E4E09B6" w14:textId="77777777">
            <w:pPr>
              <w:spacing w:after="20"/>
              <w:jc w:val="center"/>
            </w:pPr>
          </w:p>
        </w:tc>
      </w:tr>
      <w:tr w:rsidR="00036239" w14:paraId="3B4E484B" w14:textId="77777777">
        <w:trPr>
          <w:jc w:val="center"/>
        </w:trPr>
        <w:tc>
          <w:tcPr>
            <w:tcW w:w="3060" w:type="dxa"/>
            <w:tcMar>
              <w:top w:w="70" w:type="dxa"/>
              <w:left w:w="90" w:type="dxa"/>
              <w:bottom w:w="70" w:type="dxa"/>
              <w:right w:w="90" w:type="dxa"/>
            </w:tcMar>
            <w:vAlign w:val="center"/>
          </w:tcPr>
          <w:p w:rsidR="00036239" w:rsidRDefault="00111048" w14:paraId="5FE0B35D" w14:textId="77777777">
            <w:pPr>
              <w:spacing w:after="20"/>
            </w:pPr>
            <w:r>
              <w:rPr>
                <w:rFonts w:ascii="Aptos" w:hAnsi="Aptos"/>
                <w:b/>
                <w:color w:val="243746"/>
                <w:sz w:val="14"/>
              </w:rPr>
              <w:t>Define learning and evaluation questions</w:t>
            </w:r>
          </w:p>
        </w:tc>
        <w:tc>
          <w:tcPr>
            <w:tcW w:w="740" w:type="dxa"/>
            <w:tcMar>
              <w:top w:w="70" w:type="dxa"/>
              <w:left w:w="90" w:type="dxa"/>
              <w:bottom w:w="70" w:type="dxa"/>
              <w:right w:w="90" w:type="dxa"/>
            </w:tcMar>
            <w:vAlign w:val="center"/>
          </w:tcPr>
          <w:p w:rsidR="00036239" w:rsidRDefault="00111048" w14:paraId="4A4DEF1F"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2ADB472A" w14:textId="77777777">
            <w:pPr>
              <w:spacing w:after="20"/>
              <w:jc w:val="center"/>
            </w:pPr>
          </w:p>
        </w:tc>
        <w:tc>
          <w:tcPr>
            <w:tcW w:w="740" w:type="dxa"/>
            <w:tcMar>
              <w:top w:w="70" w:type="dxa"/>
              <w:left w:w="90" w:type="dxa"/>
              <w:bottom w:w="70" w:type="dxa"/>
              <w:right w:w="90" w:type="dxa"/>
            </w:tcMar>
            <w:vAlign w:val="center"/>
          </w:tcPr>
          <w:p w:rsidR="00036239" w:rsidRDefault="00111048" w14:paraId="3945D400" w14:textId="77777777">
            <w:pPr>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111048" w14:paraId="46E2D140"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06826882" w14:textId="77777777">
            <w:pPr>
              <w:spacing w:after="20"/>
              <w:jc w:val="center"/>
            </w:pPr>
          </w:p>
        </w:tc>
        <w:tc>
          <w:tcPr>
            <w:tcW w:w="740" w:type="dxa"/>
            <w:tcMar>
              <w:top w:w="70" w:type="dxa"/>
              <w:left w:w="90" w:type="dxa"/>
              <w:bottom w:w="70" w:type="dxa"/>
              <w:right w:w="90" w:type="dxa"/>
            </w:tcMar>
            <w:vAlign w:val="center"/>
          </w:tcPr>
          <w:p w:rsidR="00036239" w:rsidRDefault="00111048" w14:paraId="53EFF80D" w14:textId="77777777">
            <w:pPr>
              <w:spacing w:after="20"/>
              <w:jc w:val="center"/>
            </w:pPr>
            <w:r>
              <w:rPr>
                <w:rFonts w:ascii="Aptos" w:hAnsi="Aptos"/>
                <w:color w:val="243746"/>
                <w:sz w:val="14"/>
              </w:rPr>
              <w:t>A</w:t>
            </w:r>
          </w:p>
        </w:tc>
        <w:tc>
          <w:tcPr>
            <w:tcW w:w="740" w:type="dxa"/>
            <w:tcMar>
              <w:top w:w="70" w:type="dxa"/>
              <w:left w:w="90" w:type="dxa"/>
              <w:bottom w:w="70" w:type="dxa"/>
              <w:right w:w="90" w:type="dxa"/>
            </w:tcMar>
            <w:vAlign w:val="center"/>
          </w:tcPr>
          <w:p w:rsidR="00036239" w:rsidRDefault="00036239" w14:paraId="380BE6BC" w14:textId="77777777">
            <w:pPr>
              <w:spacing w:after="20"/>
              <w:jc w:val="center"/>
            </w:pPr>
          </w:p>
        </w:tc>
        <w:tc>
          <w:tcPr>
            <w:tcW w:w="740" w:type="dxa"/>
            <w:tcMar>
              <w:top w:w="70" w:type="dxa"/>
              <w:left w:w="90" w:type="dxa"/>
              <w:bottom w:w="70" w:type="dxa"/>
              <w:right w:w="90" w:type="dxa"/>
            </w:tcMar>
            <w:vAlign w:val="center"/>
          </w:tcPr>
          <w:p w:rsidR="00036239" w:rsidRDefault="00036239" w14:paraId="3B9F963C" w14:textId="77777777">
            <w:pPr>
              <w:spacing w:after="20"/>
              <w:jc w:val="center"/>
            </w:pPr>
          </w:p>
        </w:tc>
        <w:tc>
          <w:tcPr>
            <w:tcW w:w="740" w:type="dxa"/>
            <w:tcMar>
              <w:top w:w="70" w:type="dxa"/>
              <w:left w:w="90" w:type="dxa"/>
              <w:bottom w:w="70" w:type="dxa"/>
              <w:right w:w="90" w:type="dxa"/>
            </w:tcMar>
            <w:vAlign w:val="center"/>
          </w:tcPr>
          <w:p w:rsidR="00036239" w:rsidRDefault="00036239" w14:paraId="745350C3" w14:textId="77777777">
            <w:pPr>
              <w:spacing w:after="20"/>
              <w:jc w:val="center"/>
            </w:pPr>
          </w:p>
        </w:tc>
      </w:tr>
      <w:tr w:rsidR="00036239" w14:paraId="773E71AD" w14:textId="77777777">
        <w:trPr>
          <w:jc w:val="center"/>
        </w:trPr>
        <w:tc>
          <w:tcPr>
            <w:tcW w:w="3060" w:type="dxa"/>
            <w:tcMar>
              <w:top w:w="70" w:type="dxa"/>
              <w:left w:w="90" w:type="dxa"/>
              <w:bottom w:w="70" w:type="dxa"/>
              <w:right w:w="90" w:type="dxa"/>
            </w:tcMar>
            <w:vAlign w:val="center"/>
          </w:tcPr>
          <w:p w:rsidR="00036239" w:rsidRDefault="00111048" w14:paraId="45383E09" w14:textId="77777777">
            <w:pPr>
              <w:spacing w:after="20"/>
            </w:pPr>
            <w:r>
              <w:rPr>
                <w:rFonts w:ascii="Aptos" w:hAnsi="Aptos"/>
                <w:b/>
                <w:color w:val="243746"/>
                <w:sz w:val="14"/>
              </w:rPr>
              <w:t>Cost the MEAL and data-system budget</w:t>
            </w:r>
          </w:p>
        </w:tc>
        <w:tc>
          <w:tcPr>
            <w:tcW w:w="740" w:type="dxa"/>
            <w:tcMar>
              <w:top w:w="70" w:type="dxa"/>
              <w:left w:w="90" w:type="dxa"/>
              <w:bottom w:w="70" w:type="dxa"/>
              <w:right w:w="90" w:type="dxa"/>
            </w:tcMar>
            <w:vAlign w:val="center"/>
          </w:tcPr>
          <w:p w:rsidR="00036239" w:rsidRDefault="00111048" w14:paraId="19B0C27A" w14:textId="77777777">
            <w:pPr>
              <w:spacing w:after="20"/>
              <w:jc w:val="center"/>
            </w:pPr>
            <w:r>
              <w:rPr>
                <w:rFonts w:ascii="Aptos" w:hAnsi="Aptos"/>
                <w:color w:val="243746"/>
                <w:sz w:val="14"/>
              </w:rPr>
              <w:t>A</w:t>
            </w:r>
          </w:p>
        </w:tc>
        <w:tc>
          <w:tcPr>
            <w:tcW w:w="740" w:type="dxa"/>
            <w:tcMar>
              <w:top w:w="70" w:type="dxa"/>
              <w:left w:w="90" w:type="dxa"/>
              <w:bottom w:w="70" w:type="dxa"/>
              <w:right w:w="90" w:type="dxa"/>
            </w:tcMar>
            <w:vAlign w:val="center"/>
          </w:tcPr>
          <w:p w:rsidR="00036239" w:rsidRDefault="00036239" w14:paraId="2D2188AE" w14:textId="77777777">
            <w:pPr>
              <w:spacing w:after="20"/>
              <w:jc w:val="center"/>
            </w:pPr>
          </w:p>
        </w:tc>
        <w:tc>
          <w:tcPr>
            <w:tcW w:w="740" w:type="dxa"/>
            <w:tcMar>
              <w:top w:w="70" w:type="dxa"/>
              <w:left w:w="90" w:type="dxa"/>
              <w:bottom w:w="70" w:type="dxa"/>
              <w:right w:w="90" w:type="dxa"/>
            </w:tcMar>
            <w:vAlign w:val="center"/>
          </w:tcPr>
          <w:p w:rsidR="00036239" w:rsidRDefault="00111048" w14:paraId="7A854430" w14:textId="77777777">
            <w:pPr>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111048" w14:paraId="6595E27E"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111048" w14:paraId="421EDBC2"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111048" w14:paraId="34E16F1A"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111048" w14:paraId="4770192D" w14:textId="77777777">
            <w:pPr>
              <w:spacing w:after="20"/>
              <w:jc w:val="center"/>
            </w:pPr>
            <w:r>
              <w:rPr>
                <w:rFonts w:ascii="Aptos" w:hAnsi="Aptos"/>
                <w:color w:val="243746"/>
                <w:sz w:val="14"/>
              </w:rPr>
              <w:t>I</w:t>
            </w:r>
          </w:p>
        </w:tc>
        <w:tc>
          <w:tcPr>
            <w:tcW w:w="740" w:type="dxa"/>
            <w:tcMar>
              <w:top w:w="70" w:type="dxa"/>
              <w:left w:w="90" w:type="dxa"/>
              <w:bottom w:w="70" w:type="dxa"/>
              <w:right w:w="90" w:type="dxa"/>
            </w:tcMar>
            <w:vAlign w:val="center"/>
          </w:tcPr>
          <w:p w:rsidR="00036239" w:rsidRDefault="00111048" w14:paraId="3282C04B"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5D17DB21" w14:textId="77777777">
            <w:pPr>
              <w:spacing w:after="20"/>
              <w:jc w:val="center"/>
            </w:pPr>
          </w:p>
        </w:tc>
      </w:tr>
      <w:tr w:rsidR="00036239" w14:paraId="4C12C820" w14:textId="77777777">
        <w:trPr>
          <w:jc w:val="center"/>
        </w:trPr>
        <w:tc>
          <w:tcPr>
            <w:tcW w:w="3060" w:type="dxa"/>
            <w:tcMar>
              <w:top w:w="70" w:type="dxa"/>
              <w:left w:w="90" w:type="dxa"/>
              <w:bottom w:w="70" w:type="dxa"/>
              <w:right w:w="90" w:type="dxa"/>
            </w:tcMar>
            <w:vAlign w:val="center"/>
          </w:tcPr>
          <w:p w:rsidR="00036239" w:rsidRDefault="00111048" w14:paraId="319C013F" w14:textId="77777777">
            <w:pPr>
              <w:spacing w:after="20"/>
            </w:pPr>
            <w:r>
              <w:rPr>
                <w:rFonts w:ascii="Aptos" w:hAnsi="Aptos"/>
                <w:b/>
                <w:color w:val="243746"/>
                <w:sz w:val="14"/>
              </w:rPr>
              <w:t>Co-design MEAL for Large and MEGA projects</w:t>
            </w:r>
          </w:p>
        </w:tc>
        <w:tc>
          <w:tcPr>
            <w:tcW w:w="740" w:type="dxa"/>
            <w:tcMar>
              <w:top w:w="70" w:type="dxa"/>
              <w:left w:w="90" w:type="dxa"/>
              <w:bottom w:w="70" w:type="dxa"/>
              <w:right w:w="90" w:type="dxa"/>
            </w:tcMar>
            <w:vAlign w:val="center"/>
          </w:tcPr>
          <w:p w:rsidR="00036239" w:rsidRDefault="00111048" w14:paraId="48E88A0E"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1C050F75" w14:textId="77777777">
            <w:pPr>
              <w:spacing w:after="20"/>
              <w:jc w:val="center"/>
            </w:pPr>
          </w:p>
        </w:tc>
        <w:tc>
          <w:tcPr>
            <w:tcW w:w="740" w:type="dxa"/>
            <w:tcMar>
              <w:top w:w="70" w:type="dxa"/>
              <w:left w:w="90" w:type="dxa"/>
              <w:bottom w:w="70" w:type="dxa"/>
              <w:right w:w="90" w:type="dxa"/>
            </w:tcMar>
            <w:vAlign w:val="center"/>
          </w:tcPr>
          <w:p w:rsidR="00036239" w:rsidRDefault="00111048" w14:paraId="092EC337" w14:textId="77777777">
            <w:pPr>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111048" w14:paraId="6203C1F0" w14:textId="77777777">
            <w:pPr>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111048" w14:paraId="4533ED6D" w14:textId="77777777">
            <w:pPr>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111048" w14:paraId="7428553F" w14:textId="77777777">
            <w:pPr>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111048" w14:paraId="4A5B4C3F" w14:textId="77777777">
            <w:pPr>
              <w:spacing w:after="20"/>
              <w:jc w:val="center"/>
            </w:pPr>
            <w:r>
              <w:rPr>
                <w:rFonts w:ascii="Aptos" w:hAnsi="Aptos"/>
                <w:color w:val="243746"/>
                <w:sz w:val="14"/>
              </w:rPr>
              <w:t>A</w:t>
            </w:r>
          </w:p>
        </w:tc>
        <w:tc>
          <w:tcPr>
            <w:tcW w:w="740" w:type="dxa"/>
            <w:tcMar>
              <w:top w:w="70" w:type="dxa"/>
              <w:left w:w="90" w:type="dxa"/>
              <w:bottom w:w="70" w:type="dxa"/>
              <w:right w:w="90" w:type="dxa"/>
            </w:tcMar>
            <w:vAlign w:val="center"/>
          </w:tcPr>
          <w:p w:rsidR="00036239" w:rsidRDefault="00111048" w14:paraId="2B88D831"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3BDA9855" w14:textId="77777777">
            <w:pPr>
              <w:spacing w:after="20"/>
              <w:jc w:val="center"/>
            </w:pPr>
          </w:p>
        </w:tc>
      </w:tr>
      <w:tr w:rsidR="00036239" w14:paraId="5E4A4CF6" w14:textId="77777777">
        <w:trPr>
          <w:jc w:val="center"/>
        </w:trPr>
        <w:tc>
          <w:tcPr>
            <w:tcW w:w="9720" w:type="dxa"/>
            <w:gridSpan w:val="10"/>
            <w:shd w:val="clear" w:color="auto" w:fill="E0EFEE"/>
            <w:tcMar>
              <w:top w:w="70" w:type="dxa"/>
              <w:left w:w="90" w:type="dxa"/>
              <w:bottom w:w="70" w:type="dxa"/>
              <w:right w:w="90" w:type="dxa"/>
            </w:tcMar>
            <w:vAlign w:val="center"/>
          </w:tcPr>
          <w:p w:rsidR="00036239" w:rsidRDefault="00111048" w14:paraId="079445E6" w14:textId="77777777">
            <w:pPr>
              <w:spacing w:after="20"/>
            </w:pPr>
            <w:r>
              <w:rPr>
                <w:rFonts w:ascii="Aptos" w:hAnsi="Aptos"/>
                <w:b/>
                <w:color w:val="243746"/>
                <w:sz w:val="14"/>
              </w:rPr>
              <w:t>Phase 2 · Award &amp; inception</w:t>
            </w:r>
          </w:p>
        </w:tc>
      </w:tr>
      <w:tr w:rsidR="00036239" w14:paraId="09FC2340" w14:textId="77777777">
        <w:trPr>
          <w:jc w:val="center"/>
        </w:trPr>
        <w:tc>
          <w:tcPr>
            <w:tcW w:w="3060" w:type="dxa"/>
            <w:tcMar>
              <w:top w:w="70" w:type="dxa"/>
              <w:left w:w="90" w:type="dxa"/>
              <w:bottom w:w="70" w:type="dxa"/>
              <w:right w:w="90" w:type="dxa"/>
            </w:tcMar>
            <w:vAlign w:val="center"/>
          </w:tcPr>
          <w:p w:rsidR="00036239" w:rsidRDefault="00111048" w14:paraId="63777359" w14:textId="77777777">
            <w:pPr>
              <w:spacing w:after="20"/>
            </w:pPr>
            <w:r>
              <w:rPr>
                <w:rFonts w:ascii="Aptos" w:hAnsi="Aptos"/>
                <w:b/>
                <w:color w:val="243746"/>
                <w:sz w:val="14"/>
              </w:rPr>
              <w:t>Appoint the Project MEAL Focal Point</w:t>
            </w:r>
          </w:p>
        </w:tc>
        <w:tc>
          <w:tcPr>
            <w:tcW w:w="740" w:type="dxa"/>
            <w:tcMar>
              <w:top w:w="70" w:type="dxa"/>
              <w:left w:w="90" w:type="dxa"/>
              <w:bottom w:w="70" w:type="dxa"/>
              <w:right w:w="90" w:type="dxa"/>
            </w:tcMar>
            <w:vAlign w:val="center"/>
          </w:tcPr>
          <w:p w:rsidR="00036239" w:rsidRDefault="00111048" w14:paraId="78911271" w14:textId="77777777">
            <w:pPr>
              <w:spacing w:after="20"/>
              <w:jc w:val="center"/>
            </w:pPr>
            <w:r>
              <w:rPr>
                <w:rFonts w:ascii="Aptos" w:hAnsi="Aptos"/>
                <w:color w:val="243746"/>
                <w:sz w:val="14"/>
              </w:rPr>
              <w:t>A</w:t>
            </w:r>
          </w:p>
        </w:tc>
        <w:tc>
          <w:tcPr>
            <w:tcW w:w="740" w:type="dxa"/>
            <w:tcMar>
              <w:top w:w="70" w:type="dxa"/>
              <w:left w:w="90" w:type="dxa"/>
              <w:bottom w:w="70" w:type="dxa"/>
              <w:right w:w="90" w:type="dxa"/>
            </w:tcMar>
            <w:vAlign w:val="center"/>
          </w:tcPr>
          <w:p w:rsidR="00036239" w:rsidRDefault="00036239" w14:paraId="707D7594" w14:textId="77777777">
            <w:pPr>
              <w:spacing w:after="20"/>
              <w:jc w:val="center"/>
            </w:pPr>
          </w:p>
        </w:tc>
        <w:tc>
          <w:tcPr>
            <w:tcW w:w="740" w:type="dxa"/>
            <w:tcMar>
              <w:top w:w="70" w:type="dxa"/>
              <w:left w:w="90" w:type="dxa"/>
              <w:bottom w:w="70" w:type="dxa"/>
              <w:right w:w="90" w:type="dxa"/>
            </w:tcMar>
            <w:vAlign w:val="center"/>
          </w:tcPr>
          <w:p w:rsidR="00036239" w:rsidRDefault="00111048" w14:paraId="1814AAC6"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6BE83915" w14:textId="77777777">
            <w:pPr>
              <w:spacing w:after="20"/>
              <w:jc w:val="center"/>
            </w:pPr>
          </w:p>
        </w:tc>
        <w:tc>
          <w:tcPr>
            <w:tcW w:w="740" w:type="dxa"/>
            <w:tcMar>
              <w:top w:w="70" w:type="dxa"/>
              <w:left w:w="90" w:type="dxa"/>
              <w:bottom w:w="70" w:type="dxa"/>
              <w:right w:w="90" w:type="dxa"/>
            </w:tcMar>
            <w:vAlign w:val="center"/>
          </w:tcPr>
          <w:p w:rsidR="00036239" w:rsidRDefault="00036239" w14:paraId="46E2BB96" w14:textId="77777777">
            <w:pPr>
              <w:spacing w:after="20"/>
              <w:jc w:val="center"/>
            </w:pPr>
          </w:p>
        </w:tc>
        <w:tc>
          <w:tcPr>
            <w:tcW w:w="740" w:type="dxa"/>
            <w:tcMar>
              <w:top w:w="70" w:type="dxa"/>
              <w:left w:w="90" w:type="dxa"/>
              <w:bottom w:w="70" w:type="dxa"/>
              <w:right w:w="90" w:type="dxa"/>
            </w:tcMar>
            <w:vAlign w:val="center"/>
          </w:tcPr>
          <w:p w:rsidR="00036239" w:rsidRDefault="00036239" w14:paraId="03434522" w14:textId="77777777">
            <w:pPr>
              <w:spacing w:after="20"/>
              <w:jc w:val="center"/>
            </w:pPr>
          </w:p>
        </w:tc>
        <w:tc>
          <w:tcPr>
            <w:tcW w:w="740" w:type="dxa"/>
            <w:tcMar>
              <w:top w:w="70" w:type="dxa"/>
              <w:left w:w="90" w:type="dxa"/>
              <w:bottom w:w="70" w:type="dxa"/>
              <w:right w:w="90" w:type="dxa"/>
            </w:tcMar>
            <w:vAlign w:val="center"/>
          </w:tcPr>
          <w:p w:rsidR="00036239" w:rsidRDefault="00111048" w14:paraId="46BFE272" w14:textId="77777777">
            <w:pPr>
              <w:spacing w:after="20"/>
              <w:jc w:val="center"/>
            </w:pPr>
            <w:r>
              <w:rPr>
                <w:rFonts w:ascii="Aptos" w:hAnsi="Aptos"/>
                <w:color w:val="243746"/>
                <w:sz w:val="14"/>
              </w:rPr>
              <w:t>I</w:t>
            </w:r>
          </w:p>
        </w:tc>
        <w:tc>
          <w:tcPr>
            <w:tcW w:w="740" w:type="dxa"/>
            <w:tcMar>
              <w:top w:w="70" w:type="dxa"/>
              <w:left w:w="90" w:type="dxa"/>
              <w:bottom w:w="70" w:type="dxa"/>
              <w:right w:w="90" w:type="dxa"/>
            </w:tcMar>
            <w:vAlign w:val="center"/>
          </w:tcPr>
          <w:p w:rsidR="00036239" w:rsidRDefault="00036239" w14:paraId="4A5F18FD" w14:textId="77777777">
            <w:pPr>
              <w:spacing w:after="20"/>
              <w:jc w:val="center"/>
            </w:pPr>
          </w:p>
        </w:tc>
        <w:tc>
          <w:tcPr>
            <w:tcW w:w="740" w:type="dxa"/>
            <w:tcMar>
              <w:top w:w="70" w:type="dxa"/>
              <w:left w:w="90" w:type="dxa"/>
              <w:bottom w:w="70" w:type="dxa"/>
              <w:right w:w="90" w:type="dxa"/>
            </w:tcMar>
            <w:vAlign w:val="center"/>
          </w:tcPr>
          <w:p w:rsidR="00036239" w:rsidRDefault="00036239" w14:paraId="3D4E9021" w14:textId="77777777">
            <w:pPr>
              <w:spacing w:after="20"/>
              <w:jc w:val="center"/>
            </w:pPr>
          </w:p>
        </w:tc>
      </w:tr>
      <w:tr w:rsidR="00036239" w14:paraId="23A1D79B" w14:textId="77777777">
        <w:trPr>
          <w:jc w:val="center"/>
        </w:trPr>
        <w:tc>
          <w:tcPr>
            <w:tcW w:w="3060" w:type="dxa"/>
            <w:tcMar>
              <w:top w:w="70" w:type="dxa"/>
              <w:left w:w="90" w:type="dxa"/>
              <w:bottom w:w="70" w:type="dxa"/>
              <w:right w:w="90" w:type="dxa"/>
            </w:tcMar>
            <w:vAlign w:val="center"/>
          </w:tcPr>
          <w:p w:rsidR="00036239" w:rsidRDefault="00111048" w14:paraId="28E0F8E3" w14:textId="77777777">
            <w:pPr>
              <w:spacing w:after="20"/>
            </w:pPr>
            <w:r>
              <w:rPr>
                <w:rFonts w:ascii="Aptos" w:hAnsi="Aptos"/>
                <w:b/>
                <w:color w:val="243746"/>
                <w:sz w:val="14"/>
              </w:rPr>
              <w:t>Finalize the MEAL plan and measurement matrix</w:t>
            </w:r>
          </w:p>
        </w:tc>
        <w:tc>
          <w:tcPr>
            <w:tcW w:w="740" w:type="dxa"/>
            <w:tcMar>
              <w:top w:w="70" w:type="dxa"/>
              <w:left w:w="90" w:type="dxa"/>
              <w:bottom w:w="70" w:type="dxa"/>
              <w:right w:w="90" w:type="dxa"/>
            </w:tcMar>
            <w:vAlign w:val="center"/>
          </w:tcPr>
          <w:p w:rsidR="00036239" w:rsidRDefault="00111048" w14:paraId="59B8DD80" w14:textId="77777777">
            <w:pPr>
              <w:spacing w:after="20"/>
              <w:jc w:val="center"/>
            </w:pPr>
            <w:r>
              <w:rPr>
                <w:rFonts w:ascii="Aptos" w:hAnsi="Aptos"/>
                <w:color w:val="243746"/>
                <w:sz w:val="14"/>
              </w:rPr>
              <w:t>A</w:t>
            </w:r>
          </w:p>
        </w:tc>
        <w:tc>
          <w:tcPr>
            <w:tcW w:w="740" w:type="dxa"/>
            <w:tcMar>
              <w:top w:w="70" w:type="dxa"/>
              <w:left w:w="90" w:type="dxa"/>
              <w:bottom w:w="70" w:type="dxa"/>
              <w:right w:w="90" w:type="dxa"/>
            </w:tcMar>
            <w:vAlign w:val="center"/>
          </w:tcPr>
          <w:p w:rsidR="00036239" w:rsidRDefault="00111048" w14:paraId="24166AD1" w14:textId="77777777">
            <w:pPr>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111048" w14:paraId="0B0C9C4F" w14:textId="77777777">
            <w:pPr>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111048" w14:paraId="7DD54801"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111048" w14:paraId="7A384F3D"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111048" w14:paraId="5D44C12F"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31B402D0" w14:textId="77777777">
            <w:pPr>
              <w:spacing w:after="20"/>
              <w:jc w:val="center"/>
            </w:pPr>
          </w:p>
        </w:tc>
        <w:tc>
          <w:tcPr>
            <w:tcW w:w="740" w:type="dxa"/>
            <w:tcMar>
              <w:top w:w="70" w:type="dxa"/>
              <w:left w:w="90" w:type="dxa"/>
              <w:bottom w:w="70" w:type="dxa"/>
              <w:right w:w="90" w:type="dxa"/>
            </w:tcMar>
            <w:vAlign w:val="center"/>
          </w:tcPr>
          <w:p w:rsidR="00036239" w:rsidRDefault="00036239" w14:paraId="61DCBE20" w14:textId="77777777">
            <w:pPr>
              <w:spacing w:after="20"/>
              <w:jc w:val="center"/>
            </w:pPr>
          </w:p>
        </w:tc>
        <w:tc>
          <w:tcPr>
            <w:tcW w:w="740" w:type="dxa"/>
            <w:tcMar>
              <w:top w:w="70" w:type="dxa"/>
              <w:left w:w="90" w:type="dxa"/>
              <w:bottom w:w="70" w:type="dxa"/>
              <w:right w:w="90" w:type="dxa"/>
            </w:tcMar>
            <w:vAlign w:val="center"/>
          </w:tcPr>
          <w:p w:rsidR="00036239" w:rsidRDefault="00036239" w14:paraId="6C76C649" w14:textId="77777777">
            <w:pPr>
              <w:spacing w:after="20"/>
              <w:jc w:val="center"/>
            </w:pPr>
          </w:p>
        </w:tc>
      </w:tr>
      <w:tr w:rsidR="00036239" w14:paraId="704B84DA" w14:textId="77777777">
        <w:trPr>
          <w:jc w:val="center"/>
        </w:trPr>
        <w:tc>
          <w:tcPr>
            <w:tcW w:w="3060" w:type="dxa"/>
            <w:tcMar>
              <w:top w:w="70" w:type="dxa"/>
              <w:left w:w="90" w:type="dxa"/>
              <w:bottom w:w="70" w:type="dxa"/>
              <w:right w:w="90" w:type="dxa"/>
            </w:tcMar>
            <w:vAlign w:val="center"/>
          </w:tcPr>
          <w:p w:rsidR="00036239" w:rsidRDefault="00111048" w14:paraId="12D91D2B" w14:textId="77777777">
            <w:pPr>
              <w:spacing w:after="20"/>
            </w:pPr>
            <w:r>
              <w:rPr>
                <w:rFonts w:ascii="Aptos" w:hAnsi="Aptos"/>
                <w:b/>
                <w:color w:val="243746"/>
                <w:sz w:val="14"/>
              </w:rPr>
              <w:t>Design baseline, endline and evaluation studies</w:t>
            </w:r>
          </w:p>
        </w:tc>
        <w:tc>
          <w:tcPr>
            <w:tcW w:w="740" w:type="dxa"/>
            <w:tcMar>
              <w:top w:w="70" w:type="dxa"/>
              <w:left w:w="90" w:type="dxa"/>
              <w:bottom w:w="70" w:type="dxa"/>
              <w:right w:w="90" w:type="dxa"/>
            </w:tcMar>
            <w:vAlign w:val="center"/>
          </w:tcPr>
          <w:p w:rsidR="00036239" w:rsidRDefault="00111048" w14:paraId="2E40B584"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111048" w14:paraId="038059F4"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111048" w14:paraId="6E07A6AD"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111048" w14:paraId="36922E2A"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2101C9B7" w14:textId="77777777">
            <w:pPr>
              <w:spacing w:after="20"/>
              <w:jc w:val="center"/>
            </w:pPr>
          </w:p>
        </w:tc>
        <w:tc>
          <w:tcPr>
            <w:tcW w:w="740" w:type="dxa"/>
            <w:tcMar>
              <w:top w:w="70" w:type="dxa"/>
              <w:left w:w="90" w:type="dxa"/>
              <w:bottom w:w="70" w:type="dxa"/>
              <w:right w:w="90" w:type="dxa"/>
            </w:tcMar>
            <w:vAlign w:val="center"/>
          </w:tcPr>
          <w:p w:rsidR="00036239" w:rsidRDefault="00111048" w14:paraId="5CA43DC2" w14:textId="77777777">
            <w:pPr>
              <w:spacing w:after="20"/>
              <w:jc w:val="center"/>
            </w:pPr>
            <w:r>
              <w:rPr>
                <w:rFonts w:ascii="Aptos" w:hAnsi="Aptos"/>
                <w:color w:val="243746"/>
                <w:sz w:val="14"/>
              </w:rPr>
              <w:t>A</w:t>
            </w:r>
          </w:p>
        </w:tc>
        <w:tc>
          <w:tcPr>
            <w:tcW w:w="740" w:type="dxa"/>
            <w:tcMar>
              <w:top w:w="70" w:type="dxa"/>
              <w:left w:w="90" w:type="dxa"/>
              <w:bottom w:w="70" w:type="dxa"/>
              <w:right w:w="90" w:type="dxa"/>
            </w:tcMar>
            <w:vAlign w:val="center"/>
          </w:tcPr>
          <w:p w:rsidR="00036239" w:rsidRDefault="00111048" w14:paraId="23E211DF" w14:textId="77777777">
            <w:pPr>
              <w:spacing w:after="20"/>
              <w:jc w:val="center"/>
            </w:pPr>
            <w:r>
              <w:rPr>
                <w:rFonts w:ascii="Aptos" w:hAnsi="Aptos"/>
                <w:color w:val="243746"/>
                <w:sz w:val="14"/>
              </w:rPr>
              <w:t>I</w:t>
            </w:r>
          </w:p>
        </w:tc>
        <w:tc>
          <w:tcPr>
            <w:tcW w:w="740" w:type="dxa"/>
            <w:tcMar>
              <w:top w:w="70" w:type="dxa"/>
              <w:left w:w="90" w:type="dxa"/>
              <w:bottom w:w="70" w:type="dxa"/>
              <w:right w:w="90" w:type="dxa"/>
            </w:tcMar>
            <w:vAlign w:val="center"/>
          </w:tcPr>
          <w:p w:rsidR="00036239" w:rsidRDefault="00036239" w14:paraId="32D45C0C" w14:textId="77777777">
            <w:pPr>
              <w:spacing w:after="20"/>
              <w:jc w:val="center"/>
            </w:pPr>
          </w:p>
        </w:tc>
        <w:tc>
          <w:tcPr>
            <w:tcW w:w="740" w:type="dxa"/>
            <w:tcMar>
              <w:top w:w="70" w:type="dxa"/>
              <w:left w:w="90" w:type="dxa"/>
              <w:bottom w:w="70" w:type="dxa"/>
              <w:right w:w="90" w:type="dxa"/>
            </w:tcMar>
            <w:vAlign w:val="center"/>
          </w:tcPr>
          <w:p w:rsidR="00036239" w:rsidRDefault="00036239" w14:paraId="17DC0F81" w14:textId="77777777">
            <w:pPr>
              <w:spacing w:after="20"/>
              <w:jc w:val="center"/>
            </w:pPr>
          </w:p>
        </w:tc>
      </w:tr>
      <w:tr w:rsidR="00036239" w14:paraId="28FF2760" w14:textId="77777777">
        <w:trPr>
          <w:jc w:val="center"/>
        </w:trPr>
        <w:tc>
          <w:tcPr>
            <w:tcW w:w="9720" w:type="dxa"/>
            <w:gridSpan w:val="10"/>
            <w:shd w:val="clear" w:color="auto" w:fill="E0EFEE"/>
            <w:tcMar>
              <w:top w:w="70" w:type="dxa"/>
              <w:left w:w="90" w:type="dxa"/>
              <w:bottom w:w="70" w:type="dxa"/>
              <w:right w:w="90" w:type="dxa"/>
            </w:tcMar>
            <w:vAlign w:val="center"/>
          </w:tcPr>
          <w:p w:rsidR="00036239" w:rsidRDefault="00111048" w14:paraId="1C3499DB" w14:textId="77777777">
            <w:pPr>
              <w:spacing w:after="20"/>
            </w:pPr>
            <w:r>
              <w:rPr>
                <w:rFonts w:ascii="Aptos" w:hAnsi="Aptos"/>
                <w:b/>
                <w:color w:val="243746"/>
                <w:sz w:val="14"/>
              </w:rPr>
              <w:t>Phase 3 · System &amp; protocol design</w:t>
            </w:r>
          </w:p>
        </w:tc>
      </w:tr>
      <w:tr w:rsidR="00036239" w14:paraId="3299937F" w14:textId="77777777">
        <w:trPr>
          <w:jc w:val="center"/>
        </w:trPr>
        <w:tc>
          <w:tcPr>
            <w:tcW w:w="3060" w:type="dxa"/>
            <w:tcMar>
              <w:top w:w="70" w:type="dxa"/>
              <w:left w:w="90" w:type="dxa"/>
              <w:bottom w:w="70" w:type="dxa"/>
              <w:right w:w="90" w:type="dxa"/>
            </w:tcMar>
            <w:vAlign w:val="center"/>
          </w:tcPr>
          <w:p w:rsidR="00036239" w:rsidRDefault="00111048" w14:paraId="5F9645EB" w14:textId="77777777">
            <w:pPr>
              <w:spacing w:after="20"/>
            </w:pPr>
            <w:r>
              <w:rPr>
                <w:rFonts w:ascii="Aptos" w:hAnsi="Aptos"/>
                <w:b/>
                <w:color w:val="243746"/>
                <w:sz w:val="14"/>
              </w:rPr>
              <w:t>Specify data fields, identifiers and data dictionary entries</w:t>
            </w:r>
          </w:p>
        </w:tc>
        <w:tc>
          <w:tcPr>
            <w:tcW w:w="740" w:type="dxa"/>
            <w:tcMar>
              <w:top w:w="70" w:type="dxa"/>
              <w:left w:w="90" w:type="dxa"/>
              <w:bottom w:w="70" w:type="dxa"/>
              <w:right w:w="90" w:type="dxa"/>
            </w:tcMar>
            <w:vAlign w:val="center"/>
          </w:tcPr>
          <w:p w:rsidR="00036239" w:rsidRDefault="00111048" w14:paraId="2305437B" w14:textId="77777777">
            <w:pPr>
              <w:spacing w:after="20"/>
              <w:jc w:val="center"/>
            </w:pPr>
            <w:r>
              <w:rPr>
                <w:rFonts w:ascii="Aptos" w:hAnsi="Aptos"/>
                <w:color w:val="243746"/>
                <w:sz w:val="14"/>
              </w:rPr>
              <w:t>I</w:t>
            </w:r>
          </w:p>
        </w:tc>
        <w:tc>
          <w:tcPr>
            <w:tcW w:w="740" w:type="dxa"/>
            <w:tcMar>
              <w:top w:w="70" w:type="dxa"/>
              <w:left w:w="90" w:type="dxa"/>
              <w:bottom w:w="70" w:type="dxa"/>
              <w:right w:w="90" w:type="dxa"/>
            </w:tcMar>
            <w:vAlign w:val="center"/>
          </w:tcPr>
          <w:p w:rsidR="00036239" w:rsidRDefault="00111048" w14:paraId="1BFA89DF"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111048" w14:paraId="7587EEB9"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111048" w14:paraId="7ADE30AE"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111048" w14:paraId="38FE7E9E" w14:textId="77777777">
            <w:pPr>
              <w:spacing w:after="20"/>
              <w:jc w:val="center"/>
            </w:pPr>
            <w:r>
              <w:rPr>
                <w:rFonts w:ascii="Aptos" w:hAnsi="Aptos"/>
                <w:color w:val="243746"/>
                <w:sz w:val="14"/>
              </w:rPr>
              <w:t>A</w:t>
            </w:r>
          </w:p>
        </w:tc>
        <w:tc>
          <w:tcPr>
            <w:tcW w:w="740" w:type="dxa"/>
            <w:tcMar>
              <w:top w:w="70" w:type="dxa"/>
              <w:left w:w="90" w:type="dxa"/>
              <w:bottom w:w="70" w:type="dxa"/>
              <w:right w:w="90" w:type="dxa"/>
            </w:tcMar>
            <w:vAlign w:val="center"/>
          </w:tcPr>
          <w:p w:rsidR="00036239" w:rsidRDefault="00036239" w14:paraId="164C5389" w14:textId="77777777">
            <w:pPr>
              <w:spacing w:after="20"/>
              <w:jc w:val="center"/>
            </w:pPr>
          </w:p>
        </w:tc>
        <w:tc>
          <w:tcPr>
            <w:tcW w:w="740" w:type="dxa"/>
            <w:tcMar>
              <w:top w:w="70" w:type="dxa"/>
              <w:left w:w="90" w:type="dxa"/>
              <w:bottom w:w="70" w:type="dxa"/>
              <w:right w:w="90" w:type="dxa"/>
            </w:tcMar>
            <w:vAlign w:val="center"/>
          </w:tcPr>
          <w:p w:rsidR="00036239" w:rsidRDefault="00036239" w14:paraId="092D63F9" w14:textId="77777777">
            <w:pPr>
              <w:spacing w:after="20"/>
              <w:jc w:val="center"/>
            </w:pPr>
          </w:p>
        </w:tc>
        <w:tc>
          <w:tcPr>
            <w:tcW w:w="740" w:type="dxa"/>
            <w:tcMar>
              <w:top w:w="70" w:type="dxa"/>
              <w:left w:w="90" w:type="dxa"/>
              <w:bottom w:w="70" w:type="dxa"/>
              <w:right w:w="90" w:type="dxa"/>
            </w:tcMar>
            <w:vAlign w:val="center"/>
          </w:tcPr>
          <w:p w:rsidR="00036239" w:rsidRDefault="00111048" w14:paraId="2D60F996" w14:textId="77777777">
            <w:pPr>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036239" w14:paraId="7C53B6D2" w14:textId="77777777">
            <w:pPr>
              <w:spacing w:after="20"/>
              <w:jc w:val="center"/>
            </w:pPr>
          </w:p>
        </w:tc>
      </w:tr>
      <w:tr w:rsidR="00036239" w14:paraId="6DA4461C" w14:textId="77777777">
        <w:trPr>
          <w:jc w:val="center"/>
        </w:trPr>
        <w:tc>
          <w:tcPr>
            <w:tcW w:w="3060" w:type="dxa"/>
            <w:tcMar>
              <w:top w:w="70" w:type="dxa"/>
              <w:left w:w="90" w:type="dxa"/>
              <w:bottom w:w="70" w:type="dxa"/>
              <w:right w:w="90" w:type="dxa"/>
            </w:tcMar>
            <w:vAlign w:val="center"/>
          </w:tcPr>
          <w:p w:rsidR="00036239" w:rsidRDefault="00111048" w14:paraId="48BC36B1" w14:textId="77777777">
            <w:pPr>
              <w:spacing w:after="20"/>
            </w:pPr>
            <w:r>
              <w:rPr>
                <w:rFonts w:ascii="Aptos" w:hAnsi="Aptos"/>
                <w:b/>
                <w:color w:val="243746"/>
                <w:sz w:val="14"/>
              </w:rPr>
              <w:t>Configure forms and data flows in the MEAL data system</w:t>
            </w:r>
          </w:p>
        </w:tc>
        <w:tc>
          <w:tcPr>
            <w:tcW w:w="740" w:type="dxa"/>
            <w:tcMar>
              <w:top w:w="70" w:type="dxa"/>
              <w:left w:w="90" w:type="dxa"/>
              <w:bottom w:w="70" w:type="dxa"/>
              <w:right w:w="90" w:type="dxa"/>
            </w:tcMar>
            <w:vAlign w:val="center"/>
          </w:tcPr>
          <w:p w:rsidR="00036239" w:rsidRDefault="00111048" w14:paraId="778B100B" w14:textId="77777777">
            <w:pPr>
              <w:spacing w:after="20"/>
              <w:jc w:val="center"/>
            </w:pPr>
            <w:r>
              <w:rPr>
                <w:rFonts w:ascii="Aptos" w:hAnsi="Aptos"/>
                <w:color w:val="243746"/>
                <w:sz w:val="14"/>
              </w:rPr>
              <w:t>I</w:t>
            </w:r>
          </w:p>
        </w:tc>
        <w:tc>
          <w:tcPr>
            <w:tcW w:w="740" w:type="dxa"/>
            <w:tcMar>
              <w:top w:w="70" w:type="dxa"/>
              <w:left w:w="90" w:type="dxa"/>
              <w:bottom w:w="70" w:type="dxa"/>
              <w:right w:w="90" w:type="dxa"/>
            </w:tcMar>
            <w:vAlign w:val="center"/>
          </w:tcPr>
          <w:p w:rsidR="00036239" w:rsidRDefault="00111048" w14:paraId="2CF37DD8" w14:textId="77777777">
            <w:pPr>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111048" w14:paraId="142F8716"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7E5E12A2" w14:textId="77777777">
            <w:pPr>
              <w:spacing w:after="20"/>
              <w:jc w:val="center"/>
            </w:pPr>
          </w:p>
        </w:tc>
        <w:tc>
          <w:tcPr>
            <w:tcW w:w="740" w:type="dxa"/>
            <w:tcMar>
              <w:top w:w="70" w:type="dxa"/>
              <w:left w:w="90" w:type="dxa"/>
              <w:bottom w:w="70" w:type="dxa"/>
              <w:right w:w="90" w:type="dxa"/>
            </w:tcMar>
            <w:vAlign w:val="center"/>
          </w:tcPr>
          <w:p w:rsidR="00036239" w:rsidRDefault="00111048" w14:paraId="79FDC12A" w14:textId="77777777">
            <w:pPr>
              <w:spacing w:after="20"/>
              <w:jc w:val="center"/>
            </w:pPr>
            <w:r>
              <w:rPr>
                <w:rFonts w:ascii="Aptos" w:hAnsi="Aptos"/>
                <w:color w:val="243746"/>
                <w:sz w:val="14"/>
              </w:rPr>
              <w:t>A</w:t>
            </w:r>
          </w:p>
        </w:tc>
        <w:tc>
          <w:tcPr>
            <w:tcW w:w="740" w:type="dxa"/>
            <w:tcMar>
              <w:top w:w="70" w:type="dxa"/>
              <w:left w:w="90" w:type="dxa"/>
              <w:bottom w:w="70" w:type="dxa"/>
              <w:right w:w="90" w:type="dxa"/>
            </w:tcMar>
            <w:vAlign w:val="center"/>
          </w:tcPr>
          <w:p w:rsidR="00036239" w:rsidRDefault="00036239" w14:paraId="16E87341" w14:textId="77777777">
            <w:pPr>
              <w:spacing w:after="20"/>
              <w:jc w:val="center"/>
            </w:pPr>
          </w:p>
        </w:tc>
        <w:tc>
          <w:tcPr>
            <w:tcW w:w="740" w:type="dxa"/>
            <w:tcMar>
              <w:top w:w="70" w:type="dxa"/>
              <w:left w:w="90" w:type="dxa"/>
              <w:bottom w:w="70" w:type="dxa"/>
              <w:right w:w="90" w:type="dxa"/>
            </w:tcMar>
            <w:vAlign w:val="center"/>
          </w:tcPr>
          <w:p w:rsidR="00036239" w:rsidRDefault="00036239" w14:paraId="6E9A35FD" w14:textId="77777777">
            <w:pPr>
              <w:spacing w:after="20"/>
              <w:jc w:val="center"/>
            </w:pPr>
          </w:p>
        </w:tc>
        <w:tc>
          <w:tcPr>
            <w:tcW w:w="740" w:type="dxa"/>
            <w:tcMar>
              <w:top w:w="70" w:type="dxa"/>
              <w:left w:w="90" w:type="dxa"/>
              <w:bottom w:w="70" w:type="dxa"/>
              <w:right w:w="90" w:type="dxa"/>
            </w:tcMar>
            <w:vAlign w:val="center"/>
          </w:tcPr>
          <w:p w:rsidR="00036239" w:rsidRDefault="00111048" w14:paraId="2D161FA6" w14:textId="77777777">
            <w:pPr>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036239" w14:paraId="44C8FD25" w14:textId="77777777">
            <w:pPr>
              <w:spacing w:after="20"/>
              <w:jc w:val="center"/>
            </w:pPr>
          </w:p>
        </w:tc>
      </w:tr>
      <w:tr w:rsidR="00036239" w14:paraId="7CB9E8A6" w14:textId="77777777">
        <w:trPr>
          <w:jc w:val="center"/>
        </w:trPr>
        <w:tc>
          <w:tcPr>
            <w:tcW w:w="3060" w:type="dxa"/>
            <w:tcMar>
              <w:top w:w="70" w:type="dxa"/>
              <w:left w:w="90" w:type="dxa"/>
              <w:bottom w:w="70" w:type="dxa"/>
              <w:right w:w="90" w:type="dxa"/>
            </w:tcMar>
            <w:vAlign w:val="center"/>
          </w:tcPr>
          <w:p w:rsidR="00036239" w:rsidRDefault="00111048" w14:paraId="52229FED" w14:textId="77777777">
            <w:pPr>
              <w:spacing w:after="20"/>
            </w:pPr>
            <w:r>
              <w:rPr>
                <w:rFonts w:ascii="Aptos" w:hAnsi="Aptos"/>
                <w:b/>
                <w:color w:val="243746"/>
                <w:sz w:val="14"/>
              </w:rPr>
              <w:t>Set consent, privacy and data-sharing arrangements</w:t>
            </w:r>
          </w:p>
        </w:tc>
        <w:tc>
          <w:tcPr>
            <w:tcW w:w="740" w:type="dxa"/>
            <w:tcMar>
              <w:top w:w="70" w:type="dxa"/>
              <w:left w:w="90" w:type="dxa"/>
              <w:bottom w:w="70" w:type="dxa"/>
              <w:right w:w="90" w:type="dxa"/>
            </w:tcMar>
            <w:vAlign w:val="center"/>
          </w:tcPr>
          <w:p w:rsidR="00036239" w:rsidRDefault="00111048" w14:paraId="155E1567" w14:textId="77777777">
            <w:pPr>
              <w:spacing w:after="20"/>
              <w:jc w:val="center"/>
            </w:pPr>
            <w:r>
              <w:rPr>
                <w:rFonts w:ascii="Aptos" w:hAnsi="Aptos"/>
                <w:color w:val="243746"/>
                <w:sz w:val="14"/>
              </w:rPr>
              <w:t>A</w:t>
            </w:r>
          </w:p>
        </w:tc>
        <w:tc>
          <w:tcPr>
            <w:tcW w:w="740" w:type="dxa"/>
            <w:tcMar>
              <w:top w:w="70" w:type="dxa"/>
              <w:left w:w="90" w:type="dxa"/>
              <w:bottom w:w="70" w:type="dxa"/>
              <w:right w:w="90" w:type="dxa"/>
            </w:tcMar>
            <w:vAlign w:val="center"/>
          </w:tcPr>
          <w:p w:rsidR="00036239" w:rsidRDefault="00111048" w14:paraId="5567BCC6" w14:textId="77777777">
            <w:pPr>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111048" w14:paraId="07C1E627"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34A72110" w14:textId="77777777">
            <w:pPr>
              <w:spacing w:after="20"/>
              <w:jc w:val="center"/>
            </w:pPr>
          </w:p>
        </w:tc>
        <w:tc>
          <w:tcPr>
            <w:tcW w:w="740" w:type="dxa"/>
            <w:tcMar>
              <w:top w:w="70" w:type="dxa"/>
              <w:left w:w="90" w:type="dxa"/>
              <w:bottom w:w="70" w:type="dxa"/>
              <w:right w:w="90" w:type="dxa"/>
            </w:tcMar>
            <w:vAlign w:val="center"/>
          </w:tcPr>
          <w:p w:rsidR="00036239" w:rsidRDefault="00111048" w14:paraId="0AAC33D0"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0B4C739B" w14:textId="77777777">
            <w:pPr>
              <w:spacing w:after="20"/>
              <w:jc w:val="center"/>
            </w:pPr>
          </w:p>
        </w:tc>
        <w:tc>
          <w:tcPr>
            <w:tcW w:w="740" w:type="dxa"/>
            <w:tcMar>
              <w:top w:w="70" w:type="dxa"/>
              <w:left w:w="90" w:type="dxa"/>
              <w:bottom w:w="70" w:type="dxa"/>
              <w:right w:w="90" w:type="dxa"/>
            </w:tcMar>
            <w:vAlign w:val="center"/>
          </w:tcPr>
          <w:p w:rsidR="00036239" w:rsidRDefault="00036239" w14:paraId="0EFBA7E6" w14:textId="77777777">
            <w:pPr>
              <w:spacing w:after="20"/>
              <w:jc w:val="center"/>
            </w:pPr>
          </w:p>
        </w:tc>
        <w:tc>
          <w:tcPr>
            <w:tcW w:w="740" w:type="dxa"/>
            <w:tcMar>
              <w:top w:w="70" w:type="dxa"/>
              <w:left w:w="90" w:type="dxa"/>
              <w:bottom w:w="70" w:type="dxa"/>
              <w:right w:w="90" w:type="dxa"/>
            </w:tcMar>
            <w:vAlign w:val="center"/>
          </w:tcPr>
          <w:p w:rsidR="00036239" w:rsidRDefault="00111048" w14:paraId="6764EAEF"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2595BE80" w14:textId="77777777">
            <w:pPr>
              <w:spacing w:after="20"/>
              <w:jc w:val="center"/>
            </w:pPr>
          </w:p>
        </w:tc>
      </w:tr>
      <w:tr w:rsidR="00036239" w14:paraId="075A7028" w14:textId="77777777">
        <w:trPr>
          <w:jc w:val="center"/>
        </w:trPr>
        <w:tc>
          <w:tcPr>
            <w:tcW w:w="3060" w:type="dxa"/>
            <w:tcMar>
              <w:top w:w="70" w:type="dxa"/>
              <w:left w:w="90" w:type="dxa"/>
              <w:bottom w:w="70" w:type="dxa"/>
              <w:right w:w="90" w:type="dxa"/>
            </w:tcMar>
            <w:vAlign w:val="center"/>
          </w:tcPr>
          <w:p w:rsidR="00036239" w:rsidRDefault="00111048" w14:paraId="031F1255" w14:textId="77777777">
            <w:pPr>
              <w:spacing w:after="20"/>
            </w:pPr>
            <w:r>
              <w:rPr>
                <w:rFonts w:ascii="Aptos" w:hAnsi="Aptos"/>
                <w:b/>
                <w:color w:val="243746"/>
                <w:sz w:val="14"/>
              </w:rPr>
              <w:t>Define QA rules and run the readiness review</w:t>
            </w:r>
          </w:p>
        </w:tc>
        <w:tc>
          <w:tcPr>
            <w:tcW w:w="740" w:type="dxa"/>
            <w:tcMar>
              <w:top w:w="70" w:type="dxa"/>
              <w:left w:w="90" w:type="dxa"/>
              <w:bottom w:w="70" w:type="dxa"/>
              <w:right w:w="90" w:type="dxa"/>
            </w:tcMar>
            <w:vAlign w:val="center"/>
          </w:tcPr>
          <w:p w:rsidR="00036239" w:rsidRDefault="00111048" w14:paraId="5A0EFB41" w14:textId="77777777">
            <w:pPr>
              <w:spacing w:after="20"/>
              <w:jc w:val="center"/>
            </w:pPr>
            <w:r>
              <w:rPr>
                <w:rFonts w:ascii="Aptos" w:hAnsi="Aptos"/>
                <w:color w:val="243746"/>
                <w:sz w:val="14"/>
              </w:rPr>
              <w:t>I</w:t>
            </w:r>
          </w:p>
        </w:tc>
        <w:tc>
          <w:tcPr>
            <w:tcW w:w="740" w:type="dxa"/>
            <w:tcMar>
              <w:top w:w="70" w:type="dxa"/>
              <w:left w:w="90" w:type="dxa"/>
              <w:bottom w:w="70" w:type="dxa"/>
              <w:right w:w="90" w:type="dxa"/>
            </w:tcMar>
            <w:vAlign w:val="center"/>
          </w:tcPr>
          <w:p w:rsidR="00036239" w:rsidRDefault="00111048" w14:paraId="0BC9C52F"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111048" w14:paraId="569E5B03"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1416721C" w14:textId="77777777">
            <w:pPr>
              <w:spacing w:after="20"/>
              <w:jc w:val="center"/>
            </w:pPr>
          </w:p>
        </w:tc>
        <w:tc>
          <w:tcPr>
            <w:tcW w:w="740" w:type="dxa"/>
            <w:tcMar>
              <w:top w:w="70" w:type="dxa"/>
              <w:left w:w="90" w:type="dxa"/>
              <w:bottom w:w="70" w:type="dxa"/>
              <w:right w:w="90" w:type="dxa"/>
            </w:tcMar>
            <w:vAlign w:val="center"/>
          </w:tcPr>
          <w:p w:rsidR="00036239" w:rsidRDefault="00111048" w14:paraId="3C2464DA" w14:textId="77777777">
            <w:pPr>
              <w:spacing w:after="20"/>
              <w:jc w:val="center"/>
            </w:pPr>
            <w:r>
              <w:rPr>
                <w:rFonts w:ascii="Aptos" w:hAnsi="Aptos"/>
                <w:color w:val="243746"/>
                <w:sz w:val="14"/>
              </w:rPr>
              <w:t>A</w:t>
            </w:r>
          </w:p>
        </w:tc>
        <w:tc>
          <w:tcPr>
            <w:tcW w:w="740" w:type="dxa"/>
            <w:tcMar>
              <w:top w:w="70" w:type="dxa"/>
              <w:left w:w="90" w:type="dxa"/>
              <w:bottom w:w="70" w:type="dxa"/>
              <w:right w:w="90" w:type="dxa"/>
            </w:tcMar>
            <w:vAlign w:val="center"/>
          </w:tcPr>
          <w:p w:rsidR="00036239" w:rsidRDefault="00036239" w14:paraId="5B3DE060" w14:textId="77777777">
            <w:pPr>
              <w:spacing w:after="20"/>
              <w:jc w:val="center"/>
            </w:pPr>
          </w:p>
        </w:tc>
        <w:tc>
          <w:tcPr>
            <w:tcW w:w="740" w:type="dxa"/>
            <w:tcMar>
              <w:top w:w="70" w:type="dxa"/>
              <w:left w:w="90" w:type="dxa"/>
              <w:bottom w:w="70" w:type="dxa"/>
              <w:right w:w="90" w:type="dxa"/>
            </w:tcMar>
            <w:vAlign w:val="center"/>
          </w:tcPr>
          <w:p w:rsidR="00036239" w:rsidRDefault="00036239" w14:paraId="6FD5B344" w14:textId="77777777">
            <w:pPr>
              <w:spacing w:after="20"/>
              <w:jc w:val="center"/>
            </w:pPr>
          </w:p>
        </w:tc>
        <w:tc>
          <w:tcPr>
            <w:tcW w:w="740" w:type="dxa"/>
            <w:tcMar>
              <w:top w:w="70" w:type="dxa"/>
              <w:left w:w="90" w:type="dxa"/>
              <w:bottom w:w="70" w:type="dxa"/>
              <w:right w:w="90" w:type="dxa"/>
            </w:tcMar>
            <w:vAlign w:val="center"/>
          </w:tcPr>
          <w:p w:rsidR="00036239" w:rsidRDefault="00111048" w14:paraId="744B2339"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019334BA" w14:textId="77777777">
            <w:pPr>
              <w:spacing w:after="20"/>
              <w:jc w:val="center"/>
            </w:pPr>
          </w:p>
        </w:tc>
      </w:tr>
      <w:tr w:rsidR="00036239" w14:paraId="5265DEDB" w14:textId="77777777">
        <w:trPr>
          <w:jc w:val="center"/>
        </w:trPr>
        <w:tc>
          <w:tcPr>
            <w:tcW w:w="9720" w:type="dxa"/>
            <w:gridSpan w:val="10"/>
            <w:shd w:val="clear" w:color="auto" w:fill="E0EFEE"/>
            <w:tcMar>
              <w:top w:w="70" w:type="dxa"/>
              <w:left w:w="90" w:type="dxa"/>
              <w:bottom w:w="70" w:type="dxa"/>
              <w:right w:w="90" w:type="dxa"/>
            </w:tcMar>
            <w:vAlign w:val="center"/>
          </w:tcPr>
          <w:p w:rsidR="00036239" w:rsidRDefault="00111048" w14:paraId="338D64EE" w14:textId="77777777">
            <w:pPr>
              <w:spacing w:after="20"/>
            </w:pPr>
            <w:r>
              <w:rPr>
                <w:rFonts w:ascii="Aptos" w:hAnsi="Aptos"/>
                <w:b/>
                <w:color w:val="243746"/>
                <w:sz w:val="14"/>
              </w:rPr>
              <w:t>Phase 4 · Enable &amp; hand over</w:t>
            </w:r>
          </w:p>
        </w:tc>
      </w:tr>
      <w:tr w:rsidR="00036239" w14:paraId="59134280" w14:textId="77777777">
        <w:trPr>
          <w:jc w:val="center"/>
        </w:trPr>
        <w:tc>
          <w:tcPr>
            <w:tcW w:w="3060" w:type="dxa"/>
            <w:tcMar>
              <w:top w:w="70" w:type="dxa"/>
              <w:left w:w="90" w:type="dxa"/>
              <w:bottom w:w="70" w:type="dxa"/>
              <w:right w:w="90" w:type="dxa"/>
            </w:tcMar>
            <w:vAlign w:val="center"/>
          </w:tcPr>
          <w:p w:rsidR="00036239" w:rsidRDefault="00111048" w14:paraId="29235855" w14:textId="77777777">
            <w:pPr>
              <w:spacing w:after="20"/>
            </w:pPr>
            <w:r>
              <w:rPr>
                <w:rFonts w:ascii="Aptos" w:hAnsi="Aptos"/>
                <w:b/>
                <w:color w:val="243746"/>
                <w:sz w:val="14"/>
              </w:rPr>
              <w:t>Train project staff and partners</w:t>
            </w:r>
          </w:p>
        </w:tc>
        <w:tc>
          <w:tcPr>
            <w:tcW w:w="740" w:type="dxa"/>
            <w:tcMar>
              <w:top w:w="70" w:type="dxa"/>
              <w:left w:w="90" w:type="dxa"/>
              <w:bottom w:w="70" w:type="dxa"/>
              <w:right w:w="90" w:type="dxa"/>
            </w:tcMar>
            <w:vAlign w:val="center"/>
          </w:tcPr>
          <w:p w:rsidR="00036239" w:rsidRDefault="00111048" w14:paraId="4C006BBA" w14:textId="77777777">
            <w:pPr>
              <w:spacing w:after="20"/>
              <w:jc w:val="center"/>
            </w:pPr>
            <w:r>
              <w:rPr>
                <w:rFonts w:ascii="Aptos" w:hAnsi="Aptos"/>
                <w:color w:val="243746"/>
                <w:sz w:val="14"/>
              </w:rPr>
              <w:t>I</w:t>
            </w:r>
          </w:p>
        </w:tc>
        <w:tc>
          <w:tcPr>
            <w:tcW w:w="740" w:type="dxa"/>
            <w:tcMar>
              <w:top w:w="70" w:type="dxa"/>
              <w:left w:w="90" w:type="dxa"/>
              <w:bottom w:w="70" w:type="dxa"/>
              <w:right w:w="90" w:type="dxa"/>
            </w:tcMar>
            <w:vAlign w:val="center"/>
          </w:tcPr>
          <w:p w:rsidR="00036239" w:rsidRDefault="00111048" w14:paraId="473196E9"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111048" w14:paraId="54774867" w14:textId="77777777">
            <w:pPr>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111048" w14:paraId="7F217680" w14:textId="77777777">
            <w:pPr>
              <w:spacing w:after="20"/>
              <w:jc w:val="center"/>
            </w:pPr>
            <w:r>
              <w:rPr>
                <w:rFonts w:ascii="Aptos" w:hAnsi="Aptos"/>
                <w:color w:val="243746"/>
                <w:sz w:val="14"/>
              </w:rPr>
              <w:t>A</w:t>
            </w:r>
          </w:p>
        </w:tc>
        <w:tc>
          <w:tcPr>
            <w:tcW w:w="740" w:type="dxa"/>
            <w:tcMar>
              <w:top w:w="70" w:type="dxa"/>
              <w:left w:w="90" w:type="dxa"/>
              <w:bottom w:w="70" w:type="dxa"/>
              <w:right w:w="90" w:type="dxa"/>
            </w:tcMar>
            <w:vAlign w:val="center"/>
          </w:tcPr>
          <w:p w:rsidR="00036239" w:rsidRDefault="00111048" w14:paraId="41CBF999"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4933280A" w14:textId="77777777">
            <w:pPr>
              <w:spacing w:after="20"/>
              <w:jc w:val="center"/>
            </w:pPr>
          </w:p>
        </w:tc>
        <w:tc>
          <w:tcPr>
            <w:tcW w:w="740" w:type="dxa"/>
            <w:tcMar>
              <w:top w:w="70" w:type="dxa"/>
              <w:left w:w="90" w:type="dxa"/>
              <w:bottom w:w="70" w:type="dxa"/>
              <w:right w:w="90" w:type="dxa"/>
            </w:tcMar>
            <w:vAlign w:val="center"/>
          </w:tcPr>
          <w:p w:rsidR="00036239" w:rsidRDefault="00036239" w14:paraId="4A93F015" w14:textId="77777777">
            <w:pPr>
              <w:spacing w:after="20"/>
              <w:jc w:val="center"/>
            </w:pPr>
          </w:p>
        </w:tc>
        <w:tc>
          <w:tcPr>
            <w:tcW w:w="740" w:type="dxa"/>
            <w:tcMar>
              <w:top w:w="70" w:type="dxa"/>
              <w:left w:w="90" w:type="dxa"/>
              <w:bottom w:w="70" w:type="dxa"/>
              <w:right w:w="90" w:type="dxa"/>
            </w:tcMar>
            <w:vAlign w:val="center"/>
          </w:tcPr>
          <w:p w:rsidR="00036239" w:rsidRDefault="00036239" w14:paraId="286E3769" w14:textId="77777777">
            <w:pPr>
              <w:spacing w:after="20"/>
              <w:jc w:val="center"/>
            </w:pPr>
          </w:p>
        </w:tc>
        <w:tc>
          <w:tcPr>
            <w:tcW w:w="740" w:type="dxa"/>
            <w:tcMar>
              <w:top w:w="70" w:type="dxa"/>
              <w:left w:w="90" w:type="dxa"/>
              <w:bottom w:w="70" w:type="dxa"/>
              <w:right w:w="90" w:type="dxa"/>
            </w:tcMar>
            <w:vAlign w:val="center"/>
          </w:tcPr>
          <w:p w:rsidR="00036239" w:rsidRDefault="00036239" w14:paraId="2750928F" w14:textId="77777777">
            <w:pPr>
              <w:spacing w:after="20"/>
              <w:jc w:val="center"/>
            </w:pPr>
          </w:p>
        </w:tc>
      </w:tr>
      <w:tr w:rsidR="00036239" w14:paraId="5FC6B112" w14:textId="77777777">
        <w:trPr>
          <w:jc w:val="center"/>
        </w:trPr>
        <w:tc>
          <w:tcPr>
            <w:tcW w:w="3060" w:type="dxa"/>
            <w:tcMar>
              <w:top w:w="70" w:type="dxa"/>
              <w:left w:w="90" w:type="dxa"/>
              <w:bottom w:w="70" w:type="dxa"/>
              <w:right w:w="90" w:type="dxa"/>
            </w:tcMar>
            <w:vAlign w:val="center"/>
          </w:tcPr>
          <w:p w:rsidR="00036239" w:rsidRDefault="00111048" w14:paraId="52EB1E70" w14:textId="77777777">
            <w:pPr>
              <w:spacing w:after="20"/>
            </w:pPr>
            <w:r>
              <w:rPr>
                <w:rFonts w:ascii="Aptos" w:hAnsi="Aptos"/>
                <w:b/>
                <w:color w:val="243746"/>
                <w:sz w:val="14"/>
              </w:rPr>
              <w:t>Onboard the Focal Point and confirm competency</w:t>
            </w:r>
          </w:p>
        </w:tc>
        <w:tc>
          <w:tcPr>
            <w:tcW w:w="740" w:type="dxa"/>
            <w:tcMar>
              <w:top w:w="70" w:type="dxa"/>
              <w:left w:w="90" w:type="dxa"/>
              <w:bottom w:w="70" w:type="dxa"/>
              <w:right w:w="90" w:type="dxa"/>
            </w:tcMar>
            <w:vAlign w:val="center"/>
          </w:tcPr>
          <w:p w:rsidR="00036239" w:rsidRDefault="00111048" w14:paraId="20FB84C8"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111048" w14:paraId="6C21BB2E" w14:textId="77777777">
            <w:pPr>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111048" w14:paraId="6516BB56" w14:textId="77777777">
            <w:pPr>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111048" w14:paraId="341DB42D" w14:textId="77777777">
            <w:pPr>
              <w:spacing w:after="20"/>
              <w:jc w:val="center"/>
            </w:pPr>
            <w:r>
              <w:rPr>
                <w:rFonts w:ascii="Aptos" w:hAnsi="Aptos"/>
                <w:color w:val="243746"/>
                <w:sz w:val="14"/>
              </w:rPr>
              <w:t>A</w:t>
            </w:r>
          </w:p>
        </w:tc>
        <w:tc>
          <w:tcPr>
            <w:tcW w:w="740" w:type="dxa"/>
            <w:tcMar>
              <w:top w:w="70" w:type="dxa"/>
              <w:left w:w="90" w:type="dxa"/>
              <w:bottom w:w="70" w:type="dxa"/>
              <w:right w:w="90" w:type="dxa"/>
            </w:tcMar>
            <w:vAlign w:val="center"/>
          </w:tcPr>
          <w:p w:rsidR="00036239" w:rsidRDefault="00036239" w14:paraId="7295E555" w14:textId="77777777">
            <w:pPr>
              <w:spacing w:after="20"/>
              <w:jc w:val="center"/>
            </w:pPr>
          </w:p>
        </w:tc>
        <w:tc>
          <w:tcPr>
            <w:tcW w:w="740" w:type="dxa"/>
            <w:tcMar>
              <w:top w:w="70" w:type="dxa"/>
              <w:left w:w="90" w:type="dxa"/>
              <w:bottom w:w="70" w:type="dxa"/>
              <w:right w:w="90" w:type="dxa"/>
            </w:tcMar>
            <w:vAlign w:val="center"/>
          </w:tcPr>
          <w:p w:rsidR="00036239" w:rsidRDefault="00036239" w14:paraId="7B8BD68D" w14:textId="77777777">
            <w:pPr>
              <w:spacing w:after="20"/>
              <w:jc w:val="center"/>
            </w:pPr>
          </w:p>
        </w:tc>
        <w:tc>
          <w:tcPr>
            <w:tcW w:w="740" w:type="dxa"/>
            <w:tcMar>
              <w:top w:w="70" w:type="dxa"/>
              <w:left w:w="90" w:type="dxa"/>
              <w:bottom w:w="70" w:type="dxa"/>
              <w:right w:w="90" w:type="dxa"/>
            </w:tcMar>
            <w:vAlign w:val="center"/>
          </w:tcPr>
          <w:p w:rsidR="00036239" w:rsidRDefault="00036239" w14:paraId="3EB2D5FC" w14:textId="77777777">
            <w:pPr>
              <w:spacing w:after="20"/>
              <w:jc w:val="center"/>
            </w:pPr>
          </w:p>
        </w:tc>
        <w:tc>
          <w:tcPr>
            <w:tcW w:w="740" w:type="dxa"/>
            <w:tcMar>
              <w:top w:w="70" w:type="dxa"/>
              <w:left w:w="90" w:type="dxa"/>
              <w:bottom w:w="70" w:type="dxa"/>
              <w:right w:w="90" w:type="dxa"/>
            </w:tcMar>
            <w:vAlign w:val="center"/>
          </w:tcPr>
          <w:p w:rsidR="00036239" w:rsidRDefault="00036239" w14:paraId="6DC7FAA3" w14:textId="77777777">
            <w:pPr>
              <w:spacing w:after="20"/>
              <w:jc w:val="center"/>
            </w:pPr>
          </w:p>
        </w:tc>
        <w:tc>
          <w:tcPr>
            <w:tcW w:w="740" w:type="dxa"/>
            <w:tcMar>
              <w:top w:w="70" w:type="dxa"/>
              <w:left w:w="90" w:type="dxa"/>
              <w:bottom w:w="70" w:type="dxa"/>
              <w:right w:w="90" w:type="dxa"/>
            </w:tcMar>
            <w:vAlign w:val="center"/>
          </w:tcPr>
          <w:p w:rsidR="00036239" w:rsidRDefault="00036239" w14:paraId="2BE7341B" w14:textId="77777777">
            <w:pPr>
              <w:spacing w:after="20"/>
              <w:jc w:val="center"/>
            </w:pPr>
          </w:p>
        </w:tc>
      </w:tr>
      <w:tr w:rsidR="00036239" w14:paraId="326AC213" w14:textId="77777777">
        <w:trPr>
          <w:jc w:val="center"/>
        </w:trPr>
        <w:tc>
          <w:tcPr>
            <w:tcW w:w="9720" w:type="dxa"/>
            <w:gridSpan w:val="10"/>
            <w:shd w:val="clear" w:color="auto" w:fill="E0EFEE"/>
            <w:tcMar>
              <w:top w:w="70" w:type="dxa"/>
              <w:left w:w="90" w:type="dxa"/>
              <w:bottom w:w="70" w:type="dxa"/>
              <w:right w:w="90" w:type="dxa"/>
            </w:tcMar>
            <w:vAlign w:val="center"/>
          </w:tcPr>
          <w:p w:rsidR="00036239" w:rsidRDefault="00111048" w14:paraId="6483E165" w14:textId="77777777">
            <w:pPr>
              <w:spacing w:after="20"/>
            </w:pPr>
            <w:r>
              <w:rPr>
                <w:rFonts w:ascii="Aptos" w:hAnsi="Aptos"/>
                <w:b/>
                <w:color w:val="243746"/>
                <w:sz w:val="14"/>
              </w:rPr>
              <w:t>Phase 5 · Implementation &amp; adaptive management</w:t>
            </w:r>
          </w:p>
        </w:tc>
      </w:tr>
      <w:tr w:rsidR="00036239" w14:paraId="0F63B255" w14:textId="77777777">
        <w:trPr>
          <w:jc w:val="center"/>
        </w:trPr>
        <w:tc>
          <w:tcPr>
            <w:tcW w:w="3060" w:type="dxa"/>
            <w:tcMar>
              <w:top w:w="70" w:type="dxa"/>
              <w:left w:w="90" w:type="dxa"/>
              <w:bottom w:w="70" w:type="dxa"/>
              <w:right w:w="90" w:type="dxa"/>
            </w:tcMar>
            <w:vAlign w:val="center"/>
          </w:tcPr>
          <w:p w:rsidR="00036239" w:rsidRDefault="00111048" w14:paraId="44A41956" w14:textId="77777777">
            <w:pPr>
              <w:spacing w:after="20"/>
            </w:pPr>
            <w:r>
              <w:rPr>
                <w:rFonts w:ascii="Aptos" w:hAnsi="Aptos"/>
                <w:b/>
                <w:color w:val="243746"/>
                <w:sz w:val="14"/>
              </w:rPr>
              <w:t>Collect routine activity and output data; first-line QA</w:t>
            </w:r>
          </w:p>
        </w:tc>
        <w:tc>
          <w:tcPr>
            <w:tcW w:w="740" w:type="dxa"/>
            <w:tcMar>
              <w:top w:w="70" w:type="dxa"/>
              <w:left w:w="90" w:type="dxa"/>
              <w:bottom w:w="70" w:type="dxa"/>
              <w:right w:w="90" w:type="dxa"/>
            </w:tcMar>
            <w:vAlign w:val="center"/>
          </w:tcPr>
          <w:p w:rsidR="00036239" w:rsidRDefault="00111048" w14:paraId="666CC830" w14:textId="77777777">
            <w:pPr>
              <w:spacing w:after="20"/>
              <w:jc w:val="center"/>
            </w:pPr>
            <w:r>
              <w:rPr>
                <w:rFonts w:ascii="Aptos" w:hAnsi="Aptos"/>
                <w:color w:val="243746"/>
                <w:sz w:val="14"/>
              </w:rPr>
              <w:t>A</w:t>
            </w:r>
          </w:p>
        </w:tc>
        <w:tc>
          <w:tcPr>
            <w:tcW w:w="740" w:type="dxa"/>
            <w:tcMar>
              <w:top w:w="70" w:type="dxa"/>
              <w:left w:w="90" w:type="dxa"/>
              <w:bottom w:w="70" w:type="dxa"/>
              <w:right w:w="90" w:type="dxa"/>
            </w:tcMar>
            <w:vAlign w:val="center"/>
          </w:tcPr>
          <w:p w:rsidR="00036239" w:rsidRDefault="00111048" w14:paraId="7648D25E" w14:textId="77777777">
            <w:pPr>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111048" w14:paraId="62BB66CB" w14:textId="77777777">
            <w:pPr>
              <w:spacing w:after="20"/>
              <w:jc w:val="center"/>
            </w:pPr>
            <w:r>
              <w:rPr>
                <w:rFonts w:ascii="Aptos" w:hAnsi="Aptos"/>
                <w:color w:val="243746"/>
                <w:sz w:val="14"/>
              </w:rPr>
              <w:t>I</w:t>
            </w:r>
          </w:p>
        </w:tc>
        <w:tc>
          <w:tcPr>
            <w:tcW w:w="740" w:type="dxa"/>
            <w:tcMar>
              <w:top w:w="70" w:type="dxa"/>
              <w:left w:w="90" w:type="dxa"/>
              <w:bottom w:w="70" w:type="dxa"/>
              <w:right w:w="90" w:type="dxa"/>
            </w:tcMar>
            <w:vAlign w:val="center"/>
          </w:tcPr>
          <w:p w:rsidR="00036239" w:rsidRDefault="00036239" w14:paraId="4A636352" w14:textId="77777777">
            <w:pPr>
              <w:spacing w:after="20"/>
              <w:jc w:val="center"/>
            </w:pPr>
          </w:p>
        </w:tc>
        <w:tc>
          <w:tcPr>
            <w:tcW w:w="740" w:type="dxa"/>
            <w:tcMar>
              <w:top w:w="70" w:type="dxa"/>
              <w:left w:w="90" w:type="dxa"/>
              <w:bottom w:w="70" w:type="dxa"/>
              <w:right w:w="90" w:type="dxa"/>
            </w:tcMar>
            <w:vAlign w:val="center"/>
          </w:tcPr>
          <w:p w:rsidR="00036239" w:rsidRDefault="00036239" w14:paraId="61E61801" w14:textId="77777777">
            <w:pPr>
              <w:spacing w:after="20"/>
              <w:jc w:val="center"/>
            </w:pPr>
          </w:p>
        </w:tc>
        <w:tc>
          <w:tcPr>
            <w:tcW w:w="740" w:type="dxa"/>
            <w:tcMar>
              <w:top w:w="70" w:type="dxa"/>
              <w:left w:w="90" w:type="dxa"/>
              <w:bottom w:w="70" w:type="dxa"/>
              <w:right w:w="90" w:type="dxa"/>
            </w:tcMar>
            <w:vAlign w:val="center"/>
          </w:tcPr>
          <w:p w:rsidR="00036239" w:rsidRDefault="00036239" w14:paraId="5333C8B0" w14:textId="77777777">
            <w:pPr>
              <w:spacing w:after="20"/>
              <w:jc w:val="center"/>
            </w:pPr>
          </w:p>
        </w:tc>
        <w:tc>
          <w:tcPr>
            <w:tcW w:w="740" w:type="dxa"/>
            <w:tcMar>
              <w:top w:w="70" w:type="dxa"/>
              <w:left w:w="90" w:type="dxa"/>
              <w:bottom w:w="70" w:type="dxa"/>
              <w:right w:w="90" w:type="dxa"/>
            </w:tcMar>
            <w:vAlign w:val="center"/>
          </w:tcPr>
          <w:p w:rsidR="00036239" w:rsidRDefault="00036239" w14:paraId="04A6D81D" w14:textId="77777777">
            <w:pPr>
              <w:spacing w:after="20"/>
              <w:jc w:val="center"/>
            </w:pPr>
          </w:p>
        </w:tc>
        <w:tc>
          <w:tcPr>
            <w:tcW w:w="740" w:type="dxa"/>
            <w:tcMar>
              <w:top w:w="70" w:type="dxa"/>
              <w:left w:w="90" w:type="dxa"/>
              <w:bottom w:w="70" w:type="dxa"/>
              <w:right w:w="90" w:type="dxa"/>
            </w:tcMar>
            <w:vAlign w:val="center"/>
          </w:tcPr>
          <w:p w:rsidR="00036239" w:rsidRDefault="00036239" w14:paraId="0FBD91A7" w14:textId="77777777">
            <w:pPr>
              <w:spacing w:after="20"/>
              <w:jc w:val="center"/>
            </w:pPr>
          </w:p>
        </w:tc>
        <w:tc>
          <w:tcPr>
            <w:tcW w:w="740" w:type="dxa"/>
            <w:tcMar>
              <w:top w:w="70" w:type="dxa"/>
              <w:left w:w="90" w:type="dxa"/>
              <w:bottom w:w="70" w:type="dxa"/>
              <w:right w:w="90" w:type="dxa"/>
            </w:tcMar>
            <w:vAlign w:val="center"/>
          </w:tcPr>
          <w:p w:rsidR="00036239" w:rsidRDefault="00036239" w14:paraId="76896139" w14:textId="77777777">
            <w:pPr>
              <w:spacing w:after="20"/>
              <w:jc w:val="center"/>
            </w:pPr>
          </w:p>
        </w:tc>
      </w:tr>
      <w:tr w:rsidR="00036239" w14:paraId="7EEACEB5" w14:textId="77777777">
        <w:trPr>
          <w:jc w:val="center"/>
        </w:trPr>
        <w:tc>
          <w:tcPr>
            <w:tcW w:w="3060" w:type="dxa"/>
            <w:tcMar>
              <w:top w:w="70" w:type="dxa"/>
              <w:left w:w="90" w:type="dxa"/>
              <w:bottom w:w="70" w:type="dxa"/>
              <w:right w:w="90" w:type="dxa"/>
            </w:tcMar>
            <w:vAlign w:val="center"/>
          </w:tcPr>
          <w:p w:rsidR="00036239" w:rsidRDefault="00111048" w14:paraId="7EBD2CA2" w14:textId="77777777">
            <w:pPr>
              <w:spacing w:after="20"/>
            </w:pPr>
            <w:r>
              <w:rPr>
                <w:rFonts w:ascii="Aptos" w:hAnsi="Aptos"/>
                <w:b/>
                <w:color w:val="243746"/>
                <w:sz w:val="14"/>
              </w:rPr>
              <w:t>Periodic QA and completeness checks</w:t>
            </w:r>
          </w:p>
        </w:tc>
        <w:tc>
          <w:tcPr>
            <w:tcW w:w="740" w:type="dxa"/>
            <w:tcMar>
              <w:top w:w="70" w:type="dxa"/>
              <w:left w:w="90" w:type="dxa"/>
              <w:bottom w:w="70" w:type="dxa"/>
              <w:right w:w="90" w:type="dxa"/>
            </w:tcMar>
            <w:vAlign w:val="center"/>
          </w:tcPr>
          <w:p w:rsidR="00036239" w:rsidRDefault="00111048" w14:paraId="3A66472D" w14:textId="77777777">
            <w:pPr>
              <w:spacing w:after="20"/>
              <w:jc w:val="center"/>
            </w:pPr>
            <w:r>
              <w:rPr>
                <w:rFonts w:ascii="Aptos" w:hAnsi="Aptos"/>
                <w:color w:val="243746"/>
                <w:sz w:val="14"/>
              </w:rPr>
              <w:t>I</w:t>
            </w:r>
          </w:p>
        </w:tc>
        <w:tc>
          <w:tcPr>
            <w:tcW w:w="740" w:type="dxa"/>
            <w:tcMar>
              <w:top w:w="70" w:type="dxa"/>
              <w:left w:w="90" w:type="dxa"/>
              <w:bottom w:w="70" w:type="dxa"/>
              <w:right w:w="90" w:type="dxa"/>
            </w:tcMar>
            <w:vAlign w:val="center"/>
          </w:tcPr>
          <w:p w:rsidR="00036239" w:rsidRDefault="00111048" w14:paraId="00C55ACD" w14:textId="77777777">
            <w:pPr>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111048" w14:paraId="2E390898" w14:textId="77777777">
            <w:pPr>
              <w:spacing w:after="20"/>
              <w:jc w:val="center"/>
            </w:pPr>
            <w:r>
              <w:rPr>
                <w:rFonts w:ascii="Aptos" w:hAnsi="Aptos"/>
                <w:color w:val="243746"/>
                <w:sz w:val="14"/>
              </w:rPr>
              <w:t>A</w:t>
            </w:r>
          </w:p>
        </w:tc>
        <w:tc>
          <w:tcPr>
            <w:tcW w:w="740" w:type="dxa"/>
            <w:tcMar>
              <w:top w:w="70" w:type="dxa"/>
              <w:left w:w="90" w:type="dxa"/>
              <w:bottom w:w="70" w:type="dxa"/>
              <w:right w:w="90" w:type="dxa"/>
            </w:tcMar>
            <w:vAlign w:val="center"/>
          </w:tcPr>
          <w:p w:rsidR="00036239" w:rsidRDefault="00036239" w14:paraId="5D0B89CF" w14:textId="77777777">
            <w:pPr>
              <w:spacing w:after="20"/>
              <w:jc w:val="center"/>
            </w:pPr>
          </w:p>
        </w:tc>
        <w:tc>
          <w:tcPr>
            <w:tcW w:w="740" w:type="dxa"/>
            <w:tcMar>
              <w:top w:w="70" w:type="dxa"/>
              <w:left w:w="90" w:type="dxa"/>
              <w:bottom w:w="70" w:type="dxa"/>
              <w:right w:w="90" w:type="dxa"/>
            </w:tcMar>
            <w:vAlign w:val="center"/>
          </w:tcPr>
          <w:p w:rsidR="00036239" w:rsidRDefault="00111048" w14:paraId="1EB2A055"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45BD9BAB" w14:textId="77777777">
            <w:pPr>
              <w:spacing w:after="20"/>
              <w:jc w:val="center"/>
            </w:pPr>
          </w:p>
        </w:tc>
        <w:tc>
          <w:tcPr>
            <w:tcW w:w="740" w:type="dxa"/>
            <w:tcMar>
              <w:top w:w="70" w:type="dxa"/>
              <w:left w:w="90" w:type="dxa"/>
              <w:bottom w:w="70" w:type="dxa"/>
              <w:right w:w="90" w:type="dxa"/>
            </w:tcMar>
            <w:vAlign w:val="center"/>
          </w:tcPr>
          <w:p w:rsidR="00036239" w:rsidRDefault="00036239" w14:paraId="1609D135" w14:textId="77777777">
            <w:pPr>
              <w:spacing w:after="20"/>
              <w:jc w:val="center"/>
            </w:pPr>
          </w:p>
        </w:tc>
        <w:tc>
          <w:tcPr>
            <w:tcW w:w="740" w:type="dxa"/>
            <w:tcMar>
              <w:top w:w="70" w:type="dxa"/>
              <w:left w:w="90" w:type="dxa"/>
              <w:bottom w:w="70" w:type="dxa"/>
              <w:right w:w="90" w:type="dxa"/>
            </w:tcMar>
            <w:vAlign w:val="center"/>
          </w:tcPr>
          <w:p w:rsidR="00036239" w:rsidRDefault="00036239" w14:paraId="11AB88D1" w14:textId="77777777">
            <w:pPr>
              <w:spacing w:after="20"/>
              <w:jc w:val="center"/>
            </w:pPr>
          </w:p>
        </w:tc>
        <w:tc>
          <w:tcPr>
            <w:tcW w:w="740" w:type="dxa"/>
            <w:tcMar>
              <w:top w:w="70" w:type="dxa"/>
              <w:left w:w="90" w:type="dxa"/>
              <w:bottom w:w="70" w:type="dxa"/>
              <w:right w:w="90" w:type="dxa"/>
            </w:tcMar>
            <w:vAlign w:val="center"/>
          </w:tcPr>
          <w:p w:rsidR="00036239" w:rsidRDefault="00036239" w14:paraId="7CAC73FE" w14:textId="77777777">
            <w:pPr>
              <w:spacing w:after="20"/>
              <w:jc w:val="center"/>
            </w:pPr>
          </w:p>
        </w:tc>
      </w:tr>
      <w:tr w:rsidR="00036239" w14:paraId="02DA3A82" w14:textId="77777777">
        <w:trPr>
          <w:jc w:val="center"/>
        </w:trPr>
        <w:tc>
          <w:tcPr>
            <w:tcW w:w="3060" w:type="dxa"/>
            <w:tcMar>
              <w:top w:w="70" w:type="dxa"/>
              <w:left w:w="90" w:type="dxa"/>
              <w:bottom w:w="70" w:type="dxa"/>
              <w:right w:w="90" w:type="dxa"/>
            </w:tcMar>
            <w:vAlign w:val="center"/>
          </w:tcPr>
          <w:p w:rsidR="00036239" w:rsidRDefault="00111048" w14:paraId="1108E447" w14:textId="77777777">
            <w:pPr>
              <w:spacing w:after="20"/>
            </w:pPr>
            <w:r>
              <w:rPr>
                <w:rFonts w:ascii="Aptos" w:hAnsi="Aptos"/>
                <w:b/>
                <w:color w:val="243746"/>
                <w:sz w:val="14"/>
              </w:rPr>
              <w:t>Quarterly or seasonal evidence reviews and adaptation decisions</w:t>
            </w:r>
          </w:p>
        </w:tc>
        <w:tc>
          <w:tcPr>
            <w:tcW w:w="740" w:type="dxa"/>
            <w:tcMar>
              <w:top w:w="70" w:type="dxa"/>
              <w:left w:w="90" w:type="dxa"/>
              <w:bottom w:w="70" w:type="dxa"/>
              <w:right w:w="90" w:type="dxa"/>
            </w:tcMar>
            <w:vAlign w:val="center"/>
          </w:tcPr>
          <w:p w:rsidR="00036239" w:rsidRDefault="00111048" w14:paraId="1D2A2846" w14:textId="77777777">
            <w:pPr>
              <w:spacing w:after="20"/>
              <w:jc w:val="center"/>
            </w:pPr>
            <w:r>
              <w:rPr>
                <w:rFonts w:ascii="Aptos" w:hAnsi="Aptos"/>
                <w:color w:val="243746"/>
                <w:sz w:val="14"/>
              </w:rPr>
              <w:t>A</w:t>
            </w:r>
          </w:p>
        </w:tc>
        <w:tc>
          <w:tcPr>
            <w:tcW w:w="740" w:type="dxa"/>
            <w:tcMar>
              <w:top w:w="70" w:type="dxa"/>
              <w:left w:w="90" w:type="dxa"/>
              <w:bottom w:w="70" w:type="dxa"/>
              <w:right w:w="90" w:type="dxa"/>
            </w:tcMar>
            <w:vAlign w:val="center"/>
          </w:tcPr>
          <w:p w:rsidR="00036239" w:rsidRDefault="00111048" w14:paraId="7557CCE9" w14:textId="77777777">
            <w:pPr>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111048" w14:paraId="445CEB6C"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3BC073EA" w14:textId="77777777">
            <w:pPr>
              <w:spacing w:after="20"/>
              <w:jc w:val="center"/>
            </w:pPr>
          </w:p>
        </w:tc>
        <w:tc>
          <w:tcPr>
            <w:tcW w:w="740" w:type="dxa"/>
            <w:tcMar>
              <w:top w:w="70" w:type="dxa"/>
              <w:left w:w="90" w:type="dxa"/>
              <w:bottom w:w="70" w:type="dxa"/>
              <w:right w:w="90" w:type="dxa"/>
            </w:tcMar>
            <w:vAlign w:val="center"/>
          </w:tcPr>
          <w:p w:rsidR="00036239" w:rsidRDefault="00036239" w14:paraId="612B9E24" w14:textId="77777777">
            <w:pPr>
              <w:spacing w:after="20"/>
              <w:jc w:val="center"/>
            </w:pPr>
          </w:p>
        </w:tc>
        <w:tc>
          <w:tcPr>
            <w:tcW w:w="740" w:type="dxa"/>
            <w:tcMar>
              <w:top w:w="70" w:type="dxa"/>
              <w:left w:w="90" w:type="dxa"/>
              <w:bottom w:w="70" w:type="dxa"/>
              <w:right w:w="90" w:type="dxa"/>
            </w:tcMar>
            <w:vAlign w:val="center"/>
          </w:tcPr>
          <w:p w:rsidR="00036239" w:rsidRDefault="00111048" w14:paraId="615EA584"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07009C03" w14:textId="77777777">
            <w:pPr>
              <w:spacing w:after="20"/>
              <w:jc w:val="center"/>
            </w:pPr>
          </w:p>
        </w:tc>
        <w:tc>
          <w:tcPr>
            <w:tcW w:w="740" w:type="dxa"/>
            <w:tcMar>
              <w:top w:w="70" w:type="dxa"/>
              <w:left w:w="90" w:type="dxa"/>
              <w:bottom w:w="70" w:type="dxa"/>
              <w:right w:w="90" w:type="dxa"/>
            </w:tcMar>
            <w:vAlign w:val="center"/>
          </w:tcPr>
          <w:p w:rsidR="00036239" w:rsidRDefault="00036239" w14:paraId="3D6DD783" w14:textId="77777777">
            <w:pPr>
              <w:spacing w:after="20"/>
              <w:jc w:val="center"/>
            </w:pPr>
          </w:p>
        </w:tc>
        <w:tc>
          <w:tcPr>
            <w:tcW w:w="740" w:type="dxa"/>
            <w:tcMar>
              <w:top w:w="70" w:type="dxa"/>
              <w:left w:w="90" w:type="dxa"/>
              <w:bottom w:w="70" w:type="dxa"/>
              <w:right w:w="90" w:type="dxa"/>
            </w:tcMar>
            <w:vAlign w:val="center"/>
          </w:tcPr>
          <w:p w:rsidR="00036239" w:rsidRDefault="00036239" w14:paraId="39F18DD0" w14:textId="77777777">
            <w:pPr>
              <w:spacing w:after="20"/>
              <w:jc w:val="center"/>
            </w:pPr>
          </w:p>
        </w:tc>
      </w:tr>
      <w:tr w:rsidR="00036239" w14:paraId="26BD1F6A" w14:textId="77777777">
        <w:trPr>
          <w:jc w:val="center"/>
        </w:trPr>
        <w:tc>
          <w:tcPr>
            <w:tcW w:w="3060" w:type="dxa"/>
            <w:tcMar>
              <w:top w:w="70" w:type="dxa"/>
              <w:left w:w="90" w:type="dxa"/>
              <w:bottom w:w="70" w:type="dxa"/>
              <w:right w:w="90" w:type="dxa"/>
            </w:tcMar>
            <w:vAlign w:val="center"/>
          </w:tcPr>
          <w:p w:rsidR="00036239" w:rsidRDefault="00111048" w14:paraId="09034DD2" w14:textId="77777777">
            <w:pPr>
              <w:spacing w:after="20"/>
            </w:pPr>
            <w:r>
              <w:rPr>
                <w:rFonts w:ascii="Aptos" w:hAnsi="Aptos"/>
                <w:b/>
                <w:color w:val="243746"/>
                <w:sz w:val="14"/>
              </w:rPr>
              <w:t>Project reporting to investors</w:t>
            </w:r>
          </w:p>
        </w:tc>
        <w:tc>
          <w:tcPr>
            <w:tcW w:w="740" w:type="dxa"/>
            <w:tcMar>
              <w:top w:w="70" w:type="dxa"/>
              <w:left w:w="90" w:type="dxa"/>
              <w:bottom w:w="70" w:type="dxa"/>
              <w:right w:w="90" w:type="dxa"/>
            </w:tcMar>
            <w:vAlign w:val="center"/>
          </w:tcPr>
          <w:p w:rsidR="00036239" w:rsidRDefault="00111048" w14:paraId="5ECD146E" w14:textId="77777777">
            <w:pPr>
              <w:spacing w:after="20"/>
              <w:jc w:val="center"/>
            </w:pPr>
            <w:r>
              <w:rPr>
                <w:rFonts w:ascii="Aptos" w:hAnsi="Aptos"/>
                <w:color w:val="243746"/>
                <w:sz w:val="14"/>
              </w:rPr>
              <w:t>A</w:t>
            </w:r>
          </w:p>
        </w:tc>
        <w:tc>
          <w:tcPr>
            <w:tcW w:w="740" w:type="dxa"/>
            <w:tcMar>
              <w:top w:w="70" w:type="dxa"/>
              <w:left w:w="90" w:type="dxa"/>
              <w:bottom w:w="70" w:type="dxa"/>
              <w:right w:w="90" w:type="dxa"/>
            </w:tcMar>
            <w:vAlign w:val="center"/>
          </w:tcPr>
          <w:p w:rsidR="00036239" w:rsidRDefault="00111048" w14:paraId="7C95B80F" w14:textId="77777777">
            <w:pPr>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111048" w14:paraId="16C30EE3"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541EE29F" w14:textId="77777777">
            <w:pPr>
              <w:spacing w:after="20"/>
              <w:jc w:val="center"/>
            </w:pPr>
          </w:p>
        </w:tc>
        <w:tc>
          <w:tcPr>
            <w:tcW w:w="740" w:type="dxa"/>
            <w:tcMar>
              <w:top w:w="70" w:type="dxa"/>
              <w:left w:w="90" w:type="dxa"/>
              <w:bottom w:w="70" w:type="dxa"/>
              <w:right w:w="90" w:type="dxa"/>
            </w:tcMar>
            <w:vAlign w:val="center"/>
          </w:tcPr>
          <w:p w:rsidR="00036239" w:rsidRDefault="00111048" w14:paraId="3FE8C487"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5FC855EB" w14:textId="77777777">
            <w:pPr>
              <w:spacing w:after="20"/>
              <w:jc w:val="center"/>
            </w:pPr>
          </w:p>
        </w:tc>
        <w:tc>
          <w:tcPr>
            <w:tcW w:w="740" w:type="dxa"/>
            <w:tcMar>
              <w:top w:w="70" w:type="dxa"/>
              <w:left w:w="90" w:type="dxa"/>
              <w:bottom w:w="70" w:type="dxa"/>
              <w:right w:w="90" w:type="dxa"/>
            </w:tcMar>
            <w:vAlign w:val="center"/>
          </w:tcPr>
          <w:p w:rsidR="00036239" w:rsidRDefault="00036239" w14:paraId="23950146" w14:textId="77777777">
            <w:pPr>
              <w:spacing w:after="20"/>
              <w:jc w:val="center"/>
            </w:pPr>
          </w:p>
        </w:tc>
        <w:tc>
          <w:tcPr>
            <w:tcW w:w="740" w:type="dxa"/>
            <w:tcMar>
              <w:top w:w="70" w:type="dxa"/>
              <w:left w:w="90" w:type="dxa"/>
              <w:bottom w:w="70" w:type="dxa"/>
              <w:right w:w="90" w:type="dxa"/>
            </w:tcMar>
            <w:vAlign w:val="center"/>
          </w:tcPr>
          <w:p w:rsidR="00036239" w:rsidRDefault="00036239" w14:paraId="265E994C" w14:textId="77777777">
            <w:pPr>
              <w:spacing w:after="20"/>
              <w:jc w:val="center"/>
            </w:pPr>
          </w:p>
        </w:tc>
        <w:tc>
          <w:tcPr>
            <w:tcW w:w="740" w:type="dxa"/>
            <w:tcMar>
              <w:top w:w="70" w:type="dxa"/>
              <w:left w:w="90" w:type="dxa"/>
              <w:bottom w:w="70" w:type="dxa"/>
              <w:right w:w="90" w:type="dxa"/>
            </w:tcMar>
            <w:vAlign w:val="center"/>
          </w:tcPr>
          <w:p w:rsidR="00036239" w:rsidRDefault="00036239" w14:paraId="162BBB4C" w14:textId="77777777">
            <w:pPr>
              <w:spacing w:after="20"/>
              <w:jc w:val="center"/>
            </w:pPr>
          </w:p>
        </w:tc>
      </w:tr>
      <w:tr w:rsidR="00036239" w14:paraId="5F1E6131" w14:textId="77777777">
        <w:trPr>
          <w:jc w:val="center"/>
        </w:trPr>
        <w:tc>
          <w:tcPr>
            <w:tcW w:w="9720" w:type="dxa"/>
            <w:gridSpan w:val="10"/>
            <w:shd w:val="clear" w:color="auto" w:fill="E0EFEE"/>
            <w:tcMar>
              <w:top w:w="70" w:type="dxa"/>
              <w:left w:w="90" w:type="dxa"/>
              <w:bottom w:w="70" w:type="dxa"/>
              <w:right w:w="90" w:type="dxa"/>
            </w:tcMar>
            <w:vAlign w:val="center"/>
          </w:tcPr>
          <w:p w:rsidR="00036239" w:rsidRDefault="00111048" w14:paraId="406ADFF4" w14:textId="77777777">
            <w:pPr>
              <w:spacing w:after="20"/>
            </w:pPr>
            <w:r>
              <w:rPr>
                <w:rFonts w:ascii="Aptos" w:hAnsi="Aptos"/>
                <w:b/>
                <w:color w:val="243746"/>
                <w:sz w:val="14"/>
              </w:rPr>
              <w:t>Phase 6 · Outcome, impact, synthesis &amp; learning</w:t>
            </w:r>
          </w:p>
        </w:tc>
      </w:tr>
      <w:tr w:rsidR="00036239" w14:paraId="3DBDFF2C" w14:textId="77777777">
        <w:trPr>
          <w:jc w:val="center"/>
        </w:trPr>
        <w:tc>
          <w:tcPr>
            <w:tcW w:w="3060" w:type="dxa"/>
            <w:tcMar>
              <w:top w:w="70" w:type="dxa"/>
              <w:left w:w="90" w:type="dxa"/>
              <w:bottom w:w="70" w:type="dxa"/>
              <w:right w:w="90" w:type="dxa"/>
            </w:tcMar>
            <w:vAlign w:val="center"/>
          </w:tcPr>
          <w:p w:rsidR="00036239" w:rsidRDefault="00111048" w14:paraId="2B836E91" w14:textId="77777777">
            <w:pPr>
              <w:spacing w:after="20"/>
            </w:pPr>
            <w:r>
              <w:rPr>
                <w:rFonts w:ascii="Aptos" w:hAnsi="Aptos"/>
                <w:b/>
                <w:color w:val="243746"/>
                <w:sz w:val="14"/>
              </w:rPr>
              <w:t>Outcome and impact studies</w:t>
            </w:r>
          </w:p>
        </w:tc>
        <w:tc>
          <w:tcPr>
            <w:tcW w:w="740" w:type="dxa"/>
            <w:tcMar>
              <w:top w:w="70" w:type="dxa"/>
              <w:left w:w="90" w:type="dxa"/>
              <w:bottom w:w="70" w:type="dxa"/>
              <w:right w:w="90" w:type="dxa"/>
            </w:tcMar>
            <w:vAlign w:val="center"/>
          </w:tcPr>
          <w:p w:rsidR="00036239" w:rsidRDefault="00111048" w14:paraId="6C357B60"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111048" w14:paraId="5ACB15BF" w14:textId="77777777">
            <w:pPr>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111048" w14:paraId="3C0E349A"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0804C739" w14:textId="77777777">
            <w:pPr>
              <w:spacing w:after="20"/>
              <w:jc w:val="center"/>
            </w:pPr>
          </w:p>
        </w:tc>
        <w:tc>
          <w:tcPr>
            <w:tcW w:w="740" w:type="dxa"/>
            <w:tcMar>
              <w:top w:w="70" w:type="dxa"/>
              <w:left w:w="90" w:type="dxa"/>
              <w:bottom w:w="70" w:type="dxa"/>
              <w:right w:w="90" w:type="dxa"/>
            </w:tcMar>
            <w:vAlign w:val="center"/>
          </w:tcPr>
          <w:p w:rsidR="00036239" w:rsidRDefault="00111048" w14:paraId="3A5B8FED"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111048" w14:paraId="65AD561B" w14:textId="77777777">
            <w:pPr>
              <w:spacing w:after="20"/>
              <w:jc w:val="center"/>
            </w:pPr>
            <w:r>
              <w:rPr>
                <w:rFonts w:ascii="Aptos" w:hAnsi="Aptos"/>
                <w:color w:val="243746"/>
                <w:sz w:val="14"/>
              </w:rPr>
              <w:t>A</w:t>
            </w:r>
          </w:p>
        </w:tc>
        <w:tc>
          <w:tcPr>
            <w:tcW w:w="740" w:type="dxa"/>
            <w:tcMar>
              <w:top w:w="70" w:type="dxa"/>
              <w:left w:w="90" w:type="dxa"/>
              <w:bottom w:w="70" w:type="dxa"/>
              <w:right w:w="90" w:type="dxa"/>
            </w:tcMar>
            <w:vAlign w:val="center"/>
          </w:tcPr>
          <w:p w:rsidR="00036239" w:rsidRDefault="00111048" w14:paraId="45CD2FF0" w14:textId="77777777">
            <w:pPr>
              <w:spacing w:after="20"/>
              <w:jc w:val="center"/>
            </w:pPr>
            <w:r>
              <w:rPr>
                <w:rFonts w:ascii="Aptos" w:hAnsi="Aptos"/>
                <w:color w:val="243746"/>
                <w:sz w:val="14"/>
              </w:rPr>
              <w:t>I</w:t>
            </w:r>
          </w:p>
        </w:tc>
        <w:tc>
          <w:tcPr>
            <w:tcW w:w="740" w:type="dxa"/>
            <w:tcMar>
              <w:top w:w="70" w:type="dxa"/>
              <w:left w:w="90" w:type="dxa"/>
              <w:bottom w:w="70" w:type="dxa"/>
              <w:right w:w="90" w:type="dxa"/>
            </w:tcMar>
            <w:vAlign w:val="center"/>
          </w:tcPr>
          <w:p w:rsidR="00036239" w:rsidRDefault="00111048" w14:paraId="6BB4D3C4"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132CEE48" w14:textId="77777777">
            <w:pPr>
              <w:spacing w:after="20"/>
              <w:jc w:val="center"/>
            </w:pPr>
          </w:p>
        </w:tc>
      </w:tr>
      <w:tr w:rsidR="00036239" w14:paraId="63FDD00D" w14:textId="77777777">
        <w:trPr>
          <w:jc w:val="center"/>
        </w:trPr>
        <w:tc>
          <w:tcPr>
            <w:tcW w:w="3060" w:type="dxa"/>
            <w:tcMar>
              <w:top w:w="70" w:type="dxa"/>
              <w:left w:w="90" w:type="dxa"/>
              <w:bottom w:w="70" w:type="dxa"/>
              <w:right w:w="90" w:type="dxa"/>
            </w:tcMar>
            <w:vAlign w:val="center"/>
          </w:tcPr>
          <w:p w:rsidR="00036239" w:rsidRDefault="00111048" w14:paraId="3CF30B9C" w14:textId="77777777">
            <w:pPr>
              <w:spacing w:after="20"/>
            </w:pPr>
            <w:r>
              <w:rPr>
                <w:rFonts w:ascii="Aptos" w:hAnsi="Aptos"/>
                <w:b/>
                <w:color w:val="243746"/>
                <w:sz w:val="14"/>
              </w:rPr>
              <w:t>Contribution analysis and institutional impact claims</w:t>
            </w:r>
          </w:p>
        </w:tc>
        <w:tc>
          <w:tcPr>
            <w:tcW w:w="740" w:type="dxa"/>
            <w:tcMar>
              <w:top w:w="70" w:type="dxa"/>
              <w:left w:w="90" w:type="dxa"/>
              <w:bottom w:w="70" w:type="dxa"/>
              <w:right w:w="90" w:type="dxa"/>
            </w:tcMar>
            <w:vAlign w:val="center"/>
          </w:tcPr>
          <w:p w:rsidR="00036239" w:rsidRDefault="00111048" w14:paraId="5311243B"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53A7CCFD" w14:textId="77777777">
            <w:pPr>
              <w:spacing w:after="20"/>
              <w:jc w:val="center"/>
            </w:pPr>
          </w:p>
        </w:tc>
        <w:tc>
          <w:tcPr>
            <w:tcW w:w="740" w:type="dxa"/>
            <w:tcMar>
              <w:top w:w="70" w:type="dxa"/>
              <w:left w:w="90" w:type="dxa"/>
              <w:bottom w:w="70" w:type="dxa"/>
              <w:right w:w="90" w:type="dxa"/>
            </w:tcMar>
            <w:vAlign w:val="center"/>
          </w:tcPr>
          <w:p w:rsidR="00036239" w:rsidRDefault="00111048" w14:paraId="676FF2C7"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4CC1B993" w14:textId="77777777">
            <w:pPr>
              <w:spacing w:after="20"/>
              <w:jc w:val="center"/>
            </w:pPr>
          </w:p>
        </w:tc>
        <w:tc>
          <w:tcPr>
            <w:tcW w:w="740" w:type="dxa"/>
            <w:tcMar>
              <w:top w:w="70" w:type="dxa"/>
              <w:left w:w="90" w:type="dxa"/>
              <w:bottom w:w="70" w:type="dxa"/>
              <w:right w:w="90" w:type="dxa"/>
            </w:tcMar>
            <w:vAlign w:val="center"/>
          </w:tcPr>
          <w:p w:rsidR="00036239" w:rsidRDefault="00111048" w14:paraId="3EF90ADA"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111048" w14:paraId="73222DDA" w14:textId="77777777">
            <w:pPr>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111048" w14:paraId="0145EA2D" w14:textId="77777777">
            <w:pPr>
              <w:spacing w:after="20"/>
              <w:jc w:val="center"/>
            </w:pPr>
            <w:r>
              <w:rPr>
                <w:rFonts w:ascii="Aptos" w:hAnsi="Aptos"/>
                <w:color w:val="243746"/>
                <w:sz w:val="14"/>
              </w:rPr>
              <w:t>A</w:t>
            </w:r>
          </w:p>
        </w:tc>
        <w:tc>
          <w:tcPr>
            <w:tcW w:w="740" w:type="dxa"/>
            <w:tcMar>
              <w:top w:w="70" w:type="dxa"/>
              <w:left w:w="90" w:type="dxa"/>
              <w:bottom w:w="70" w:type="dxa"/>
              <w:right w:w="90" w:type="dxa"/>
            </w:tcMar>
            <w:vAlign w:val="center"/>
          </w:tcPr>
          <w:p w:rsidR="00036239" w:rsidRDefault="00036239" w14:paraId="72357C10" w14:textId="77777777">
            <w:pPr>
              <w:spacing w:after="20"/>
              <w:jc w:val="center"/>
            </w:pPr>
          </w:p>
        </w:tc>
        <w:tc>
          <w:tcPr>
            <w:tcW w:w="740" w:type="dxa"/>
            <w:tcMar>
              <w:top w:w="70" w:type="dxa"/>
              <w:left w:w="90" w:type="dxa"/>
              <w:bottom w:w="70" w:type="dxa"/>
              <w:right w:w="90" w:type="dxa"/>
            </w:tcMar>
            <w:vAlign w:val="center"/>
          </w:tcPr>
          <w:p w:rsidR="00036239" w:rsidRDefault="00036239" w14:paraId="08E5691A" w14:textId="77777777">
            <w:pPr>
              <w:spacing w:after="20"/>
              <w:jc w:val="center"/>
            </w:pPr>
          </w:p>
        </w:tc>
      </w:tr>
      <w:tr w:rsidR="00036239" w14:paraId="4BEC693D" w14:textId="77777777">
        <w:trPr>
          <w:jc w:val="center"/>
        </w:trPr>
        <w:tc>
          <w:tcPr>
            <w:tcW w:w="3060" w:type="dxa"/>
            <w:tcMar>
              <w:top w:w="70" w:type="dxa"/>
              <w:left w:w="90" w:type="dxa"/>
              <w:bottom w:w="70" w:type="dxa"/>
              <w:right w:w="90" w:type="dxa"/>
            </w:tcMar>
            <w:vAlign w:val="center"/>
          </w:tcPr>
          <w:p w:rsidR="00036239" w:rsidRDefault="00111048" w14:paraId="1B23791D" w14:textId="77777777">
            <w:pPr>
              <w:spacing w:after="20"/>
            </w:pPr>
            <w:r>
              <w:rPr>
                <w:rFonts w:ascii="Aptos" w:hAnsi="Aptos"/>
                <w:b/>
                <w:color w:val="243746"/>
                <w:sz w:val="14"/>
              </w:rPr>
              <w:t>Learning reviews and management responses</w:t>
            </w:r>
          </w:p>
        </w:tc>
        <w:tc>
          <w:tcPr>
            <w:tcW w:w="740" w:type="dxa"/>
            <w:tcMar>
              <w:top w:w="70" w:type="dxa"/>
              <w:left w:w="90" w:type="dxa"/>
              <w:bottom w:w="70" w:type="dxa"/>
              <w:right w:w="90" w:type="dxa"/>
            </w:tcMar>
            <w:vAlign w:val="center"/>
          </w:tcPr>
          <w:p w:rsidR="00036239" w:rsidRDefault="00111048" w14:paraId="3AEA00B6" w14:textId="77777777">
            <w:pPr>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111048" w14:paraId="3E2A2248"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111048" w14:paraId="7171E7AA" w14:textId="77777777">
            <w:pPr>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036239" w14:paraId="39D157D9" w14:textId="77777777">
            <w:pPr>
              <w:spacing w:after="20"/>
              <w:jc w:val="center"/>
            </w:pPr>
          </w:p>
        </w:tc>
        <w:tc>
          <w:tcPr>
            <w:tcW w:w="740" w:type="dxa"/>
            <w:tcMar>
              <w:top w:w="70" w:type="dxa"/>
              <w:left w:w="90" w:type="dxa"/>
              <w:bottom w:w="70" w:type="dxa"/>
              <w:right w:w="90" w:type="dxa"/>
            </w:tcMar>
            <w:vAlign w:val="center"/>
          </w:tcPr>
          <w:p w:rsidR="00036239" w:rsidRDefault="00036239" w14:paraId="2F23F9AC" w14:textId="77777777">
            <w:pPr>
              <w:spacing w:after="20"/>
              <w:jc w:val="center"/>
            </w:pPr>
          </w:p>
        </w:tc>
        <w:tc>
          <w:tcPr>
            <w:tcW w:w="740" w:type="dxa"/>
            <w:tcMar>
              <w:top w:w="70" w:type="dxa"/>
              <w:left w:w="90" w:type="dxa"/>
              <w:bottom w:w="70" w:type="dxa"/>
              <w:right w:w="90" w:type="dxa"/>
            </w:tcMar>
            <w:vAlign w:val="center"/>
          </w:tcPr>
          <w:p w:rsidR="00036239" w:rsidRDefault="00111048" w14:paraId="122E0D29" w14:textId="77777777">
            <w:pPr>
              <w:spacing w:after="20"/>
              <w:jc w:val="center"/>
            </w:pPr>
            <w:r>
              <w:rPr>
                <w:rFonts w:ascii="Aptos" w:hAnsi="Aptos"/>
                <w:color w:val="243746"/>
                <w:sz w:val="14"/>
              </w:rPr>
              <w:t>A</w:t>
            </w:r>
          </w:p>
        </w:tc>
        <w:tc>
          <w:tcPr>
            <w:tcW w:w="740" w:type="dxa"/>
            <w:tcMar>
              <w:top w:w="70" w:type="dxa"/>
              <w:left w:w="90" w:type="dxa"/>
              <w:bottom w:w="70" w:type="dxa"/>
              <w:right w:w="90" w:type="dxa"/>
            </w:tcMar>
            <w:vAlign w:val="center"/>
          </w:tcPr>
          <w:p w:rsidR="00036239" w:rsidRDefault="00111048" w14:paraId="0BBB90ED" w14:textId="77777777">
            <w:pPr>
              <w:spacing w:after="20"/>
              <w:jc w:val="center"/>
            </w:pPr>
            <w:r>
              <w:rPr>
                <w:rFonts w:ascii="Aptos" w:hAnsi="Aptos"/>
                <w:color w:val="243746"/>
                <w:sz w:val="14"/>
              </w:rPr>
              <w:t>I</w:t>
            </w:r>
          </w:p>
        </w:tc>
        <w:tc>
          <w:tcPr>
            <w:tcW w:w="740" w:type="dxa"/>
            <w:tcMar>
              <w:top w:w="70" w:type="dxa"/>
              <w:left w:w="90" w:type="dxa"/>
              <w:bottom w:w="70" w:type="dxa"/>
              <w:right w:w="90" w:type="dxa"/>
            </w:tcMar>
            <w:vAlign w:val="center"/>
          </w:tcPr>
          <w:p w:rsidR="00036239" w:rsidRDefault="00036239" w14:paraId="35B37BF6" w14:textId="77777777">
            <w:pPr>
              <w:spacing w:after="20"/>
              <w:jc w:val="center"/>
            </w:pPr>
          </w:p>
        </w:tc>
        <w:tc>
          <w:tcPr>
            <w:tcW w:w="740" w:type="dxa"/>
            <w:tcMar>
              <w:top w:w="70" w:type="dxa"/>
              <w:left w:w="90" w:type="dxa"/>
              <w:bottom w:w="70" w:type="dxa"/>
              <w:right w:w="90" w:type="dxa"/>
            </w:tcMar>
            <w:vAlign w:val="center"/>
          </w:tcPr>
          <w:p w:rsidR="00036239" w:rsidRDefault="00036239" w14:paraId="41A7581F" w14:textId="77777777">
            <w:pPr>
              <w:spacing w:after="20"/>
              <w:jc w:val="center"/>
            </w:pPr>
          </w:p>
        </w:tc>
      </w:tr>
      <w:tr w:rsidR="00036239" w14:paraId="33EFBC84" w14:textId="77777777">
        <w:trPr>
          <w:jc w:val="center"/>
        </w:trPr>
        <w:tc>
          <w:tcPr>
            <w:tcW w:w="9720" w:type="dxa"/>
            <w:gridSpan w:val="10"/>
            <w:shd w:val="clear" w:color="auto" w:fill="E0EFEE"/>
            <w:tcMar>
              <w:top w:w="70" w:type="dxa"/>
              <w:left w:w="90" w:type="dxa"/>
              <w:bottom w:w="70" w:type="dxa"/>
              <w:right w:w="90" w:type="dxa"/>
            </w:tcMar>
            <w:vAlign w:val="center"/>
          </w:tcPr>
          <w:p w:rsidR="00036239" w:rsidRDefault="00111048" w14:paraId="478E2A0B" w14:textId="77777777">
            <w:pPr>
              <w:spacing w:after="20"/>
            </w:pPr>
            <w:r>
              <w:rPr>
                <w:rFonts w:ascii="Aptos" w:hAnsi="Aptos"/>
                <w:b/>
                <w:color w:val="243746"/>
                <w:sz w:val="14"/>
              </w:rPr>
              <w:t>Institutional processes</w:t>
            </w:r>
          </w:p>
        </w:tc>
      </w:tr>
      <w:tr w:rsidR="00036239" w14:paraId="19C2EBA1" w14:textId="77777777">
        <w:trPr>
          <w:jc w:val="center"/>
        </w:trPr>
        <w:tc>
          <w:tcPr>
            <w:tcW w:w="3060" w:type="dxa"/>
            <w:tcMar>
              <w:top w:w="70" w:type="dxa"/>
              <w:left w:w="90" w:type="dxa"/>
              <w:bottom w:w="70" w:type="dxa"/>
              <w:right w:w="90" w:type="dxa"/>
            </w:tcMar>
            <w:vAlign w:val="center"/>
          </w:tcPr>
          <w:p w:rsidR="00036239" w:rsidRDefault="00111048" w14:paraId="0F1FE999" w14:textId="77777777">
            <w:pPr>
              <w:spacing w:after="20"/>
            </w:pPr>
            <w:r>
              <w:rPr>
                <w:rFonts w:ascii="Aptos" w:hAnsi="Aptos"/>
                <w:b/>
                <w:color w:val="243746"/>
                <w:sz w:val="14"/>
              </w:rPr>
              <w:t>Annual institutional KPI run and roll-up by Thrust</w:t>
            </w:r>
          </w:p>
        </w:tc>
        <w:tc>
          <w:tcPr>
            <w:tcW w:w="740" w:type="dxa"/>
            <w:tcMar>
              <w:top w:w="70" w:type="dxa"/>
              <w:left w:w="90" w:type="dxa"/>
              <w:bottom w:w="70" w:type="dxa"/>
              <w:right w:w="90" w:type="dxa"/>
            </w:tcMar>
            <w:vAlign w:val="center"/>
          </w:tcPr>
          <w:p w:rsidR="00036239" w:rsidRDefault="00111048" w14:paraId="56515DA9" w14:textId="77777777">
            <w:pPr>
              <w:spacing w:after="20"/>
              <w:jc w:val="center"/>
            </w:pPr>
            <w:r>
              <w:rPr>
                <w:rFonts w:ascii="Aptos" w:hAnsi="Aptos"/>
                <w:color w:val="243746"/>
                <w:sz w:val="14"/>
              </w:rPr>
              <w:t>I</w:t>
            </w:r>
          </w:p>
        </w:tc>
        <w:tc>
          <w:tcPr>
            <w:tcW w:w="740" w:type="dxa"/>
            <w:tcMar>
              <w:top w:w="70" w:type="dxa"/>
              <w:left w:w="90" w:type="dxa"/>
              <w:bottom w:w="70" w:type="dxa"/>
              <w:right w:w="90" w:type="dxa"/>
            </w:tcMar>
            <w:vAlign w:val="center"/>
          </w:tcPr>
          <w:p w:rsidR="00036239" w:rsidRDefault="00111048" w14:paraId="0A82F663"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111048" w14:paraId="5D32ED35" w14:textId="77777777">
            <w:pPr>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036239" w14:paraId="05C301C5" w14:textId="77777777">
            <w:pPr>
              <w:spacing w:after="20"/>
              <w:jc w:val="center"/>
            </w:pPr>
          </w:p>
        </w:tc>
        <w:tc>
          <w:tcPr>
            <w:tcW w:w="740" w:type="dxa"/>
            <w:tcMar>
              <w:top w:w="70" w:type="dxa"/>
              <w:left w:w="90" w:type="dxa"/>
              <w:bottom w:w="70" w:type="dxa"/>
              <w:right w:w="90" w:type="dxa"/>
            </w:tcMar>
            <w:vAlign w:val="center"/>
          </w:tcPr>
          <w:p w:rsidR="00036239" w:rsidRDefault="00111048" w14:paraId="25278B2E" w14:textId="77777777">
            <w:pPr>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036239" w14:paraId="7913286B" w14:textId="77777777">
            <w:pPr>
              <w:spacing w:after="20"/>
              <w:jc w:val="center"/>
            </w:pPr>
          </w:p>
        </w:tc>
        <w:tc>
          <w:tcPr>
            <w:tcW w:w="740" w:type="dxa"/>
            <w:tcMar>
              <w:top w:w="70" w:type="dxa"/>
              <w:left w:w="90" w:type="dxa"/>
              <w:bottom w:w="70" w:type="dxa"/>
              <w:right w:w="90" w:type="dxa"/>
            </w:tcMar>
            <w:vAlign w:val="center"/>
          </w:tcPr>
          <w:p w:rsidR="00036239" w:rsidRDefault="00111048" w14:paraId="6F02805D" w14:textId="77777777">
            <w:pPr>
              <w:spacing w:after="20"/>
              <w:jc w:val="center"/>
            </w:pPr>
            <w:r>
              <w:rPr>
                <w:rFonts w:ascii="Aptos" w:hAnsi="Aptos"/>
                <w:color w:val="243746"/>
                <w:sz w:val="14"/>
              </w:rPr>
              <w:t>A</w:t>
            </w:r>
          </w:p>
        </w:tc>
        <w:tc>
          <w:tcPr>
            <w:tcW w:w="740" w:type="dxa"/>
            <w:tcMar>
              <w:top w:w="70" w:type="dxa"/>
              <w:left w:w="90" w:type="dxa"/>
              <w:bottom w:w="70" w:type="dxa"/>
              <w:right w:w="90" w:type="dxa"/>
            </w:tcMar>
            <w:vAlign w:val="center"/>
          </w:tcPr>
          <w:p w:rsidR="00036239" w:rsidRDefault="00111048" w14:paraId="4E03546A"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111048" w14:paraId="70CA3E3F" w14:textId="77777777">
            <w:pPr>
              <w:spacing w:after="20"/>
              <w:jc w:val="center"/>
            </w:pPr>
            <w:r>
              <w:rPr>
                <w:rFonts w:ascii="Aptos" w:hAnsi="Aptos"/>
                <w:color w:val="243746"/>
                <w:sz w:val="14"/>
              </w:rPr>
              <w:t>I</w:t>
            </w:r>
          </w:p>
        </w:tc>
      </w:tr>
      <w:tr w:rsidR="00036239" w14:paraId="315529AA" w14:textId="77777777">
        <w:trPr>
          <w:jc w:val="center"/>
        </w:trPr>
        <w:tc>
          <w:tcPr>
            <w:tcW w:w="3060" w:type="dxa"/>
            <w:tcMar>
              <w:top w:w="70" w:type="dxa"/>
              <w:left w:w="90" w:type="dxa"/>
              <w:bottom w:w="70" w:type="dxa"/>
              <w:right w:w="90" w:type="dxa"/>
            </w:tcMar>
            <w:vAlign w:val="center"/>
          </w:tcPr>
          <w:p w:rsidR="00036239" w:rsidRDefault="00111048" w14:paraId="65D632F6" w14:textId="77777777">
            <w:pPr>
              <w:spacing w:after="20"/>
            </w:pPr>
            <w:r>
              <w:rPr>
                <w:rFonts w:ascii="Aptos" w:hAnsi="Aptos"/>
                <w:b/>
                <w:color w:val="243746"/>
                <w:sz w:val="14"/>
              </w:rPr>
              <w:t>Mapping and submissions to PRMS and other reporting systems</w:t>
            </w:r>
          </w:p>
        </w:tc>
        <w:tc>
          <w:tcPr>
            <w:tcW w:w="740" w:type="dxa"/>
            <w:tcMar>
              <w:top w:w="70" w:type="dxa"/>
              <w:left w:w="90" w:type="dxa"/>
              <w:bottom w:w="70" w:type="dxa"/>
              <w:right w:w="90" w:type="dxa"/>
            </w:tcMar>
            <w:vAlign w:val="center"/>
          </w:tcPr>
          <w:p w:rsidR="00036239" w:rsidRDefault="00111048" w14:paraId="656DFF66" w14:textId="77777777">
            <w:pPr>
              <w:spacing w:after="20"/>
              <w:jc w:val="center"/>
            </w:pPr>
            <w:r>
              <w:rPr>
                <w:rFonts w:ascii="Aptos" w:hAnsi="Aptos"/>
                <w:color w:val="243746"/>
                <w:sz w:val="14"/>
              </w:rPr>
              <w:t>I</w:t>
            </w:r>
          </w:p>
        </w:tc>
        <w:tc>
          <w:tcPr>
            <w:tcW w:w="740" w:type="dxa"/>
            <w:tcMar>
              <w:top w:w="70" w:type="dxa"/>
              <w:left w:w="90" w:type="dxa"/>
              <w:bottom w:w="70" w:type="dxa"/>
              <w:right w:w="90" w:type="dxa"/>
            </w:tcMar>
            <w:vAlign w:val="center"/>
          </w:tcPr>
          <w:p w:rsidR="00036239" w:rsidRDefault="00111048" w14:paraId="47EBEBCF" w14:textId="77777777">
            <w:pPr>
              <w:spacing w:after="20"/>
              <w:jc w:val="center"/>
            </w:pPr>
            <w:r>
              <w:rPr>
                <w:rFonts w:ascii="Aptos" w:hAnsi="Aptos"/>
                <w:color w:val="243746"/>
                <w:sz w:val="14"/>
              </w:rPr>
              <w:t>I</w:t>
            </w:r>
          </w:p>
        </w:tc>
        <w:tc>
          <w:tcPr>
            <w:tcW w:w="740" w:type="dxa"/>
            <w:tcMar>
              <w:top w:w="70" w:type="dxa"/>
              <w:left w:w="90" w:type="dxa"/>
              <w:bottom w:w="70" w:type="dxa"/>
              <w:right w:w="90" w:type="dxa"/>
            </w:tcMar>
            <w:vAlign w:val="center"/>
          </w:tcPr>
          <w:p w:rsidR="00036239" w:rsidRDefault="00111048" w14:paraId="40C2326D"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75154B59" w14:textId="77777777">
            <w:pPr>
              <w:spacing w:after="20"/>
              <w:jc w:val="center"/>
            </w:pPr>
          </w:p>
        </w:tc>
        <w:tc>
          <w:tcPr>
            <w:tcW w:w="740" w:type="dxa"/>
            <w:tcMar>
              <w:top w:w="70" w:type="dxa"/>
              <w:left w:w="90" w:type="dxa"/>
              <w:bottom w:w="70" w:type="dxa"/>
              <w:right w:w="90" w:type="dxa"/>
            </w:tcMar>
            <w:vAlign w:val="center"/>
          </w:tcPr>
          <w:p w:rsidR="00036239" w:rsidRDefault="00111048" w14:paraId="4CF887AC" w14:textId="77777777">
            <w:pPr>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036239" w14:paraId="7579B283" w14:textId="77777777">
            <w:pPr>
              <w:spacing w:after="20"/>
              <w:jc w:val="center"/>
            </w:pPr>
          </w:p>
        </w:tc>
        <w:tc>
          <w:tcPr>
            <w:tcW w:w="740" w:type="dxa"/>
            <w:tcMar>
              <w:top w:w="70" w:type="dxa"/>
              <w:left w:w="90" w:type="dxa"/>
              <w:bottom w:w="70" w:type="dxa"/>
              <w:right w:w="90" w:type="dxa"/>
            </w:tcMar>
            <w:vAlign w:val="center"/>
          </w:tcPr>
          <w:p w:rsidR="00036239" w:rsidRDefault="00111048" w14:paraId="58C25468" w14:textId="77777777">
            <w:pPr>
              <w:spacing w:after="20"/>
              <w:jc w:val="center"/>
            </w:pPr>
            <w:r>
              <w:rPr>
                <w:rFonts w:ascii="Aptos" w:hAnsi="Aptos"/>
                <w:color w:val="243746"/>
                <w:sz w:val="14"/>
              </w:rPr>
              <w:t>A</w:t>
            </w:r>
          </w:p>
        </w:tc>
        <w:tc>
          <w:tcPr>
            <w:tcW w:w="740" w:type="dxa"/>
            <w:tcMar>
              <w:top w:w="70" w:type="dxa"/>
              <w:left w:w="90" w:type="dxa"/>
              <w:bottom w:w="70" w:type="dxa"/>
              <w:right w:w="90" w:type="dxa"/>
            </w:tcMar>
            <w:vAlign w:val="center"/>
          </w:tcPr>
          <w:p w:rsidR="00036239" w:rsidRDefault="00111048" w14:paraId="322D0DB2"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05733F6F" w14:textId="77777777">
            <w:pPr>
              <w:spacing w:after="20"/>
              <w:jc w:val="center"/>
            </w:pPr>
          </w:p>
        </w:tc>
      </w:tr>
      <w:tr w:rsidR="00036239" w14:paraId="0CC4664D" w14:textId="77777777">
        <w:trPr>
          <w:jc w:val="center"/>
        </w:trPr>
        <w:tc>
          <w:tcPr>
            <w:tcW w:w="3060" w:type="dxa"/>
            <w:tcMar>
              <w:top w:w="70" w:type="dxa"/>
              <w:left w:w="90" w:type="dxa"/>
              <w:bottom w:w="70" w:type="dxa"/>
              <w:right w:w="90" w:type="dxa"/>
            </w:tcMar>
            <w:vAlign w:val="center"/>
          </w:tcPr>
          <w:p w:rsidR="00036239" w:rsidRDefault="00111048" w14:paraId="2B2C3C45" w14:textId="77777777">
            <w:pPr>
              <w:spacing w:after="20"/>
            </w:pPr>
            <w:r>
              <w:rPr>
                <w:rFonts w:ascii="Aptos" w:hAnsi="Aptos"/>
                <w:b/>
                <w:color w:val="243746"/>
                <w:sz w:val="14"/>
              </w:rPr>
              <w:t>KPI method exceptions</w:t>
            </w:r>
          </w:p>
        </w:tc>
        <w:tc>
          <w:tcPr>
            <w:tcW w:w="740" w:type="dxa"/>
            <w:tcMar>
              <w:top w:w="70" w:type="dxa"/>
              <w:left w:w="90" w:type="dxa"/>
              <w:bottom w:w="70" w:type="dxa"/>
              <w:right w:w="90" w:type="dxa"/>
            </w:tcMar>
            <w:vAlign w:val="center"/>
          </w:tcPr>
          <w:p w:rsidR="00036239" w:rsidRDefault="00111048" w14:paraId="5B10F0EA"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33F736A5" w14:textId="77777777">
            <w:pPr>
              <w:spacing w:after="20"/>
              <w:jc w:val="center"/>
            </w:pPr>
          </w:p>
        </w:tc>
        <w:tc>
          <w:tcPr>
            <w:tcW w:w="740" w:type="dxa"/>
            <w:tcMar>
              <w:top w:w="70" w:type="dxa"/>
              <w:left w:w="90" w:type="dxa"/>
              <w:bottom w:w="70" w:type="dxa"/>
              <w:right w:w="90" w:type="dxa"/>
            </w:tcMar>
            <w:vAlign w:val="center"/>
          </w:tcPr>
          <w:p w:rsidR="00036239" w:rsidRDefault="00111048" w14:paraId="2DF83887"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111048" w14:paraId="269D4BB1" w14:textId="77777777">
            <w:pPr>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111048" w14:paraId="7B6D8510"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3396A6C2" w14:textId="77777777">
            <w:pPr>
              <w:spacing w:after="20"/>
              <w:jc w:val="center"/>
            </w:pPr>
          </w:p>
        </w:tc>
        <w:tc>
          <w:tcPr>
            <w:tcW w:w="740" w:type="dxa"/>
            <w:tcMar>
              <w:top w:w="70" w:type="dxa"/>
              <w:left w:w="90" w:type="dxa"/>
              <w:bottom w:w="70" w:type="dxa"/>
              <w:right w:w="90" w:type="dxa"/>
            </w:tcMar>
            <w:vAlign w:val="center"/>
          </w:tcPr>
          <w:p w:rsidR="00036239" w:rsidRDefault="00111048" w14:paraId="35882257" w14:textId="77777777">
            <w:pPr>
              <w:spacing w:after="20"/>
              <w:jc w:val="center"/>
            </w:pPr>
            <w:r>
              <w:rPr>
                <w:rFonts w:ascii="Aptos" w:hAnsi="Aptos"/>
                <w:color w:val="243746"/>
                <w:sz w:val="14"/>
              </w:rPr>
              <w:t>A</w:t>
            </w:r>
          </w:p>
        </w:tc>
        <w:tc>
          <w:tcPr>
            <w:tcW w:w="740" w:type="dxa"/>
            <w:tcMar>
              <w:top w:w="70" w:type="dxa"/>
              <w:left w:w="90" w:type="dxa"/>
              <w:bottom w:w="70" w:type="dxa"/>
              <w:right w:w="90" w:type="dxa"/>
            </w:tcMar>
            <w:vAlign w:val="center"/>
          </w:tcPr>
          <w:p w:rsidR="00036239" w:rsidRDefault="00036239" w14:paraId="429A307B" w14:textId="77777777">
            <w:pPr>
              <w:spacing w:after="20"/>
              <w:jc w:val="center"/>
            </w:pPr>
          </w:p>
        </w:tc>
        <w:tc>
          <w:tcPr>
            <w:tcW w:w="740" w:type="dxa"/>
            <w:tcMar>
              <w:top w:w="70" w:type="dxa"/>
              <w:left w:w="90" w:type="dxa"/>
              <w:bottom w:w="70" w:type="dxa"/>
              <w:right w:w="90" w:type="dxa"/>
            </w:tcMar>
            <w:vAlign w:val="center"/>
          </w:tcPr>
          <w:p w:rsidR="00036239" w:rsidRDefault="00036239" w14:paraId="3042C676" w14:textId="77777777">
            <w:pPr>
              <w:spacing w:after="20"/>
              <w:jc w:val="center"/>
            </w:pPr>
          </w:p>
        </w:tc>
      </w:tr>
      <w:tr w:rsidR="00036239" w14:paraId="5B92CA07" w14:textId="77777777">
        <w:trPr>
          <w:jc w:val="center"/>
        </w:trPr>
        <w:tc>
          <w:tcPr>
            <w:tcW w:w="3060" w:type="dxa"/>
            <w:tcMar>
              <w:top w:w="70" w:type="dxa"/>
              <w:left w:w="90" w:type="dxa"/>
              <w:bottom w:w="70" w:type="dxa"/>
              <w:right w:w="90" w:type="dxa"/>
            </w:tcMar>
            <w:vAlign w:val="center"/>
          </w:tcPr>
          <w:p w:rsidR="00036239" w:rsidRDefault="00111048" w14:paraId="65954BBF" w14:textId="77777777">
            <w:pPr>
              <w:spacing w:after="20"/>
            </w:pPr>
            <w:r>
              <w:rPr>
                <w:rFonts w:ascii="Aptos" w:hAnsi="Aptos"/>
                <w:b/>
                <w:color w:val="243746"/>
                <w:sz w:val="14"/>
              </w:rPr>
              <w:t>Implementing changes to the Toolbox, Handbook and Matrix</w:t>
            </w:r>
          </w:p>
        </w:tc>
        <w:tc>
          <w:tcPr>
            <w:tcW w:w="740" w:type="dxa"/>
            <w:tcMar>
              <w:top w:w="70" w:type="dxa"/>
              <w:left w:w="90" w:type="dxa"/>
              <w:bottom w:w="70" w:type="dxa"/>
              <w:right w:w="90" w:type="dxa"/>
            </w:tcMar>
            <w:vAlign w:val="center"/>
          </w:tcPr>
          <w:p w:rsidR="00036239" w:rsidRDefault="00111048" w14:paraId="2B87CBEF" w14:textId="77777777">
            <w:pPr>
              <w:spacing w:after="20"/>
              <w:jc w:val="center"/>
            </w:pPr>
            <w:r>
              <w:rPr>
                <w:rFonts w:ascii="Aptos" w:hAnsi="Aptos"/>
                <w:color w:val="243746"/>
                <w:sz w:val="14"/>
              </w:rPr>
              <w:t>I</w:t>
            </w:r>
          </w:p>
        </w:tc>
        <w:tc>
          <w:tcPr>
            <w:tcW w:w="740" w:type="dxa"/>
            <w:tcMar>
              <w:top w:w="70" w:type="dxa"/>
              <w:left w:w="90" w:type="dxa"/>
              <w:bottom w:w="70" w:type="dxa"/>
              <w:right w:w="90" w:type="dxa"/>
            </w:tcMar>
            <w:vAlign w:val="center"/>
          </w:tcPr>
          <w:p w:rsidR="00036239" w:rsidRDefault="00111048" w14:paraId="13A758BC" w14:textId="77777777">
            <w:pPr>
              <w:spacing w:after="20"/>
              <w:jc w:val="center"/>
            </w:pPr>
            <w:r>
              <w:rPr>
                <w:rFonts w:ascii="Aptos" w:hAnsi="Aptos"/>
                <w:color w:val="243746"/>
                <w:sz w:val="14"/>
              </w:rPr>
              <w:t>I</w:t>
            </w:r>
          </w:p>
        </w:tc>
        <w:tc>
          <w:tcPr>
            <w:tcW w:w="740" w:type="dxa"/>
            <w:tcMar>
              <w:top w:w="70" w:type="dxa"/>
              <w:left w:w="90" w:type="dxa"/>
              <w:bottom w:w="70" w:type="dxa"/>
              <w:right w:w="90" w:type="dxa"/>
            </w:tcMar>
            <w:vAlign w:val="center"/>
          </w:tcPr>
          <w:p w:rsidR="00036239" w:rsidRDefault="00111048" w14:paraId="1603CDA9"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111048" w14:paraId="2AF58A10" w14:textId="77777777">
            <w:pPr>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111048" w14:paraId="28BE4E19"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111048" w14:paraId="27C6D718"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111048" w14:paraId="12368E89" w14:textId="77777777">
            <w:pPr>
              <w:spacing w:after="20"/>
              <w:jc w:val="center"/>
            </w:pPr>
            <w:r>
              <w:rPr>
                <w:rFonts w:ascii="Aptos" w:hAnsi="Aptos"/>
                <w:color w:val="243746"/>
                <w:sz w:val="14"/>
              </w:rPr>
              <w:t>A</w:t>
            </w:r>
          </w:p>
        </w:tc>
        <w:tc>
          <w:tcPr>
            <w:tcW w:w="740" w:type="dxa"/>
            <w:tcMar>
              <w:top w:w="70" w:type="dxa"/>
              <w:left w:w="90" w:type="dxa"/>
              <w:bottom w:w="70" w:type="dxa"/>
              <w:right w:w="90" w:type="dxa"/>
            </w:tcMar>
            <w:vAlign w:val="center"/>
          </w:tcPr>
          <w:p w:rsidR="00036239" w:rsidRDefault="00111048" w14:paraId="5206D6F0"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036239" w14:paraId="6B70A5BA" w14:textId="77777777">
            <w:pPr>
              <w:spacing w:after="20"/>
              <w:jc w:val="center"/>
            </w:pPr>
          </w:p>
        </w:tc>
      </w:tr>
      <w:tr w:rsidR="00036239" w14:paraId="494401A6" w14:textId="77777777">
        <w:trPr>
          <w:jc w:val="center"/>
        </w:trPr>
        <w:tc>
          <w:tcPr>
            <w:tcW w:w="3060" w:type="dxa"/>
            <w:tcMar>
              <w:top w:w="70" w:type="dxa"/>
              <w:left w:w="90" w:type="dxa"/>
              <w:bottom w:w="70" w:type="dxa"/>
              <w:right w:w="90" w:type="dxa"/>
            </w:tcMar>
            <w:vAlign w:val="center"/>
          </w:tcPr>
          <w:p w:rsidR="00036239" w:rsidRDefault="00111048" w14:paraId="295D5951" w14:textId="77777777">
            <w:pPr>
              <w:spacing w:after="20"/>
            </w:pPr>
            <w:r>
              <w:rPr>
                <w:rFonts w:ascii="Aptos" w:hAnsi="Aptos"/>
                <w:b/>
                <w:color w:val="243746"/>
                <w:sz w:val="14"/>
              </w:rPr>
              <w:t>Annual review and endorsement of the Toolbox, Handbook and Matrix</w:t>
            </w:r>
          </w:p>
        </w:tc>
        <w:tc>
          <w:tcPr>
            <w:tcW w:w="740" w:type="dxa"/>
            <w:tcMar>
              <w:top w:w="70" w:type="dxa"/>
              <w:left w:w="90" w:type="dxa"/>
              <w:bottom w:w="70" w:type="dxa"/>
              <w:right w:w="90" w:type="dxa"/>
            </w:tcMar>
            <w:vAlign w:val="center"/>
          </w:tcPr>
          <w:p w:rsidR="00036239" w:rsidRDefault="00036239" w14:paraId="7D384C0B" w14:textId="77777777">
            <w:pPr>
              <w:spacing w:after="20"/>
              <w:jc w:val="center"/>
            </w:pPr>
          </w:p>
        </w:tc>
        <w:tc>
          <w:tcPr>
            <w:tcW w:w="740" w:type="dxa"/>
            <w:tcMar>
              <w:top w:w="70" w:type="dxa"/>
              <w:left w:w="90" w:type="dxa"/>
              <w:bottom w:w="70" w:type="dxa"/>
              <w:right w:w="90" w:type="dxa"/>
            </w:tcMar>
            <w:vAlign w:val="center"/>
          </w:tcPr>
          <w:p w:rsidR="00036239" w:rsidRDefault="00036239" w14:paraId="73CA371B" w14:textId="77777777">
            <w:pPr>
              <w:spacing w:after="20"/>
              <w:jc w:val="center"/>
            </w:pPr>
          </w:p>
        </w:tc>
        <w:tc>
          <w:tcPr>
            <w:tcW w:w="740" w:type="dxa"/>
            <w:tcMar>
              <w:top w:w="70" w:type="dxa"/>
              <w:left w:w="90" w:type="dxa"/>
              <w:bottom w:w="70" w:type="dxa"/>
              <w:right w:w="90" w:type="dxa"/>
            </w:tcMar>
            <w:vAlign w:val="center"/>
          </w:tcPr>
          <w:p w:rsidR="00036239" w:rsidRDefault="00111048" w14:paraId="2FB1036A"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111048" w14:paraId="34DCD60C"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111048" w14:paraId="170C4A5A"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111048" w14:paraId="4D8D16D1"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111048" w14:paraId="38B12BA4" w14:textId="77777777">
            <w:pPr>
              <w:spacing w:after="20"/>
              <w:jc w:val="center"/>
            </w:pPr>
            <w:r>
              <w:rPr>
                <w:rFonts w:ascii="Aptos" w:hAnsi="Aptos"/>
                <w:color w:val="243746"/>
                <w:sz w:val="14"/>
              </w:rPr>
              <w:t>R</w:t>
            </w:r>
          </w:p>
        </w:tc>
        <w:tc>
          <w:tcPr>
            <w:tcW w:w="740" w:type="dxa"/>
            <w:tcMar>
              <w:top w:w="70" w:type="dxa"/>
              <w:left w:w="90" w:type="dxa"/>
              <w:bottom w:w="70" w:type="dxa"/>
              <w:right w:w="90" w:type="dxa"/>
            </w:tcMar>
            <w:vAlign w:val="center"/>
          </w:tcPr>
          <w:p w:rsidR="00036239" w:rsidRDefault="00111048" w14:paraId="7FE3F2A3" w14:textId="77777777">
            <w:pPr>
              <w:spacing w:after="20"/>
              <w:jc w:val="center"/>
            </w:pPr>
            <w:r>
              <w:rPr>
                <w:rFonts w:ascii="Aptos" w:hAnsi="Aptos"/>
                <w:color w:val="243746"/>
                <w:sz w:val="14"/>
              </w:rPr>
              <w:t>C</w:t>
            </w:r>
          </w:p>
        </w:tc>
        <w:tc>
          <w:tcPr>
            <w:tcW w:w="740" w:type="dxa"/>
            <w:tcMar>
              <w:top w:w="70" w:type="dxa"/>
              <w:left w:w="90" w:type="dxa"/>
              <w:bottom w:w="70" w:type="dxa"/>
              <w:right w:w="90" w:type="dxa"/>
            </w:tcMar>
            <w:vAlign w:val="center"/>
          </w:tcPr>
          <w:p w:rsidR="00036239" w:rsidRDefault="00111048" w14:paraId="66E06307" w14:textId="77777777">
            <w:pPr>
              <w:spacing w:after="20"/>
              <w:jc w:val="center"/>
            </w:pPr>
            <w:r>
              <w:rPr>
                <w:rFonts w:ascii="Aptos" w:hAnsi="Aptos"/>
                <w:color w:val="243746"/>
                <w:sz w:val="14"/>
              </w:rPr>
              <w:t>A</w:t>
            </w:r>
          </w:p>
        </w:tc>
      </w:tr>
    </w:tbl>
    <w:p w:rsidR="00036239" w:rsidRDefault="00111048" w14:paraId="51000BAE" w14:textId="77777777">
      <w:pPr>
        <w:spacing w:after="80" w:line="252" w:lineRule="auto"/>
      </w:pPr>
      <w:r>
        <w:rPr>
          <w:rFonts w:ascii="Aptos" w:hAnsi="Aptos"/>
          <w:color w:val="243746"/>
          <w:sz w:val="18"/>
        </w:rPr>
        <w:t>For Small projects that proceed directly with the standard package, the Regional MEAL Lead’s role in Phase 1 is limited to confirming the classification and the base budget.</w:t>
      </w:r>
    </w:p>
    <w:p w:rsidR="00C559BB" w:rsidRDefault="00C559BB" w14:paraId="09CCEBE7" w14:textId="77777777"/>
    <w:p w:rsidR="00036239" w:rsidRDefault="00111048" w14:paraId="1582C0A8" w14:textId="77777777">
      <w:pPr>
        <w:pStyle w:val="Heading2"/>
        <w:keepNext/>
      </w:pPr>
      <w:r>
        <w:t>5.2  Division of Responsibility: Project Delivery vs. Institutional MEAL</w:t>
      </w:r>
    </w:p>
    <w:p w:rsidR="00036239" w:rsidRDefault="00111048" w14:paraId="5425A84C" w14:textId="77777777">
      <w:pPr>
        <w:spacing w:after="80" w:line="252" w:lineRule="auto"/>
      </w:pPr>
      <w:r>
        <w:rPr>
          <w:rFonts w:ascii="Aptos" w:hAnsi="Aptos"/>
          <w:color w:val="243746"/>
          <w:sz w:val="18"/>
        </w:rPr>
        <w:t>The operating principle is “central standards, distributed implementation, institutional integration.” Project teams remain accountable for generating the evidence closest to delivery; the central MEAL team ensures that the evidence can support comparable outcome and impact analysis across CIMMYT.</w:t>
      </w:r>
    </w:p>
    <w:tbl>
      <w:tblPr>
        <w:tblStyle w:val="TableGrid"/>
        <w:tblW w:w="0" w:type="auto"/>
        <w:jc w:val="center"/>
        <w:tblLayout w:type="fixed"/>
        <w:tblLook w:val="04A0" w:firstRow="1" w:lastRow="0" w:firstColumn="1" w:lastColumn="0" w:noHBand="0" w:noVBand="1"/>
      </w:tblPr>
      <w:tblGrid>
        <w:gridCol w:w="1944"/>
        <w:gridCol w:w="2952"/>
        <w:gridCol w:w="2952"/>
        <w:gridCol w:w="2376"/>
      </w:tblGrid>
      <w:tr w:rsidR="00036239" w14:paraId="69F833A0" w14:textId="77777777">
        <w:trPr>
          <w:cantSplit/>
          <w:tblHeader/>
          <w:jc w:val="center"/>
        </w:trPr>
        <w:tc>
          <w:tcPr>
            <w:tcW w:w="1944" w:type="dxa"/>
            <w:shd w:val="clear" w:color="auto" w:fill="1B7F7A"/>
            <w:tcMar>
              <w:top w:w="70" w:type="dxa"/>
              <w:left w:w="90" w:type="dxa"/>
              <w:bottom w:w="70" w:type="dxa"/>
              <w:right w:w="90" w:type="dxa"/>
            </w:tcMar>
            <w:vAlign w:val="center"/>
          </w:tcPr>
          <w:p w:rsidR="00036239" w:rsidRDefault="00111048" w14:paraId="43B65F73" w14:textId="77777777">
            <w:pPr>
              <w:spacing w:after="20"/>
            </w:pPr>
            <w:r>
              <w:rPr>
                <w:rFonts w:ascii="Aptos" w:hAnsi="Aptos"/>
                <w:b/>
                <w:color w:val="FFFFFF"/>
                <w:sz w:val="14"/>
              </w:rPr>
              <w:t>Results level</w:t>
            </w:r>
          </w:p>
        </w:tc>
        <w:tc>
          <w:tcPr>
            <w:tcW w:w="2952" w:type="dxa"/>
            <w:shd w:val="clear" w:color="auto" w:fill="1B7F7A"/>
            <w:tcMar>
              <w:top w:w="70" w:type="dxa"/>
              <w:left w:w="90" w:type="dxa"/>
              <w:bottom w:w="70" w:type="dxa"/>
              <w:right w:w="90" w:type="dxa"/>
            </w:tcMar>
            <w:vAlign w:val="center"/>
          </w:tcPr>
          <w:p w:rsidR="00036239" w:rsidRDefault="00111048" w14:paraId="46789193" w14:textId="77777777">
            <w:pPr>
              <w:spacing w:after="20"/>
            </w:pPr>
            <w:r>
              <w:rPr>
                <w:rFonts w:ascii="Aptos" w:hAnsi="Aptos"/>
                <w:b/>
                <w:color w:val="FFFFFF"/>
                <w:sz w:val="14"/>
              </w:rPr>
              <w:t>Primary operational owner</w:t>
            </w:r>
          </w:p>
        </w:tc>
        <w:tc>
          <w:tcPr>
            <w:tcW w:w="2952" w:type="dxa"/>
            <w:shd w:val="clear" w:color="auto" w:fill="1B7F7A"/>
            <w:tcMar>
              <w:top w:w="70" w:type="dxa"/>
              <w:left w:w="90" w:type="dxa"/>
              <w:bottom w:w="70" w:type="dxa"/>
              <w:right w:w="90" w:type="dxa"/>
            </w:tcMar>
            <w:vAlign w:val="center"/>
          </w:tcPr>
          <w:p w:rsidR="00036239" w:rsidRDefault="00111048" w14:paraId="1A75833B" w14:textId="77777777">
            <w:pPr>
              <w:spacing w:after="20"/>
            </w:pPr>
            <w:r>
              <w:rPr>
                <w:rFonts w:ascii="Aptos" w:hAnsi="Aptos"/>
                <w:b/>
                <w:color w:val="FFFFFF"/>
                <w:sz w:val="14"/>
              </w:rPr>
              <w:t>Central MEAL contribution</w:t>
            </w:r>
          </w:p>
        </w:tc>
        <w:tc>
          <w:tcPr>
            <w:tcW w:w="2376" w:type="dxa"/>
            <w:shd w:val="clear" w:color="auto" w:fill="1B7F7A"/>
            <w:tcMar>
              <w:top w:w="70" w:type="dxa"/>
              <w:left w:w="90" w:type="dxa"/>
              <w:bottom w:w="70" w:type="dxa"/>
              <w:right w:w="90" w:type="dxa"/>
            </w:tcMar>
            <w:vAlign w:val="center"/>
          </w:tcPr>
          <w:p w:rsidR="00036239" w:rsidRDefault="00111048" w14:paraId="29382535" w14:textId="77777777">
            <w:pPr>
              <w:spacing w:after="20"/>
            </w:pPr>
            <w:r>
              <w:rPr>
                <w:rFonts w:ascii="Aptos" w:hAnsi="Aptos"/>
                <w:b/>
                <w:color w:val="FFFFFF"/>
                <w:sz w:val="14"/>
              </w:rPr>
              <w:t>Institutional use</w:t>
            </w:r>
          </w:p>
        </w:tc>
      </w:tr>
      <w:tr w:rsidR="00036239" w14:paraId="3F7C8EAB" w14:textId="77777777">
        <w:trPr>
          <w:cantSplit/>
          <w:jc w:val="center"/>
        </w:trPr>
        <w:tc>
          <w:tcPr>
            <w:tcW w:w="1944" w:type="dxa"/>
            <w:tcMar>
              <w:top w:w="70" w:type="dxa"/>
              <w:left w:w="90" w:type="dxa"/>
              <w:bottom w:w="70" w:type="dxa"/>
              <w:right w:w="90" w:type="dxa"/>
            </w:tcMar>
            <w:vAlign w:val="center"/>
          </w:tcPr>
          <w:p w:rsidR="00036239" w:rsidRDefault="00111048" w14:paraId="71E16500" w14:textId="77777777">
            <w:pPr>
              <w:spacing w:after="20"/>
            </w:pPr>
            <w:r>
              <w:rPr>
                <w:rFonts w:ascii="Aptos" w:hAnsi="Aptos"/>
                <w:b/>
                <w:color w:val="243746"/>
                <w:sz w:val="14"/>
              </w:rPr>
              <w:t>Processes</w:t>
            </w:r>
          </w:p>
        </w:tc>
        <w:tc>
          <w:tcPr>
            <w:tcW w:w="2952" w:type="dxa"/>
            <w:tcMar>
              <w:top w:w="70" w:type="dxa"/>
              <w:left w:w="90" w:type="dxa"/>
              <w:bottom w:w="70" w:type="dxa"/>
              <w:right w:w="90" w:type="dxa"/>
            </w:tcMar>
            <w:vAlign w:val="center"/>
          </w:tcPr>
          <w:p w:rsidR="00036239" w:rsidRDefault="00111048" w14:paraId="6EECB612" w14:textId="77777777">
            <w:pPr>
              <w:spacing w:after="20"/>
            </w:pPr>
            <w:r>
              <w:rPr>
                <w:rFonts w:ascii="Aptos" w:hAnsi="Aptos"/>
                <w:color w:val="243746"/>
                <w:sz w:val="14"/>
              </w:rPr>
              <w:t>Project / program teams</w:t>
            </w:r>
          </w:p>
        </w:tc>
        <w:tc>
          <w:tcPr>
            <w:tcW w:w="2952" w:type="dxa"/>
            <w:tcMar>
              <w:top w:w="70" w:type="dxa"/>
              <w:left w:w="90" w:type="dxa"/>
              <w:bottom w:w="70" w:type="dxa"/>
              <w:right w:w="90" w:type="dxa"/>
            </w:tcMar>
            <w:vAlign w:val="center"/>
          </w:tcPr>
          <w:p w:rsidR="00036239" w:rsidRDefault="00111048" w14:paraId="0A11C129" w14:textId="77777777">
            <w:pPr>
              <w:spacing w:after="20"/>
            </w:pPr>
            <w:r>
              <w:rPr>
                <w:rFonts w:ascii="Aptos" w:hAnsi="Aptos"/>
                <w:color w:val="243746"/>
                <w:sz w:val="14"/>
              </w:rPr>
              <w:t>Standards, minimum requirements, selected QA and system integration support</w:t>
            </w:r>
          </w:p>
        </w:tc>
        <w:tc>
          <w:tcPr>
            <w:tcW w:w="2376" w:type="dxa"/>
            <w:tcMar>
              <w:top w:w="70" w:type="dxa"/>
              <w:left w:w="90" w:type="dxa"/>
              <w:bottom w:w="70" w:type="dxa"/>
              <w:right w:w="90" w:type="dxa"/>
            </w:tcMar>
            <w:vAlign w:val="center"/>
          </w:tcPr>
          <w:p w:rsidR="00036239" w:rsidRDefault="00111048" w14:paraId="662BF5AB" w14:textId="77777777">
            <w:pPr>
              <w:spacing w:after="20"/>
            </w:pPr>
            <w:r>
              <w:rPr>
                <w:rFonts w:ascii="Aptos" w:hAnsi="Aptos"/>
                <w:color w:val="243746"/>
                <w:sz w:val="14"/>
              </w:rPr>
              <w:t>Implementation oversight and portfolio risk signals</w:t>
            </w:r>
          </w:p>
        </w:tc>
      </w:tr>
      <w:tr w:rsidR="00036239" w14:paraId="782C0F02" w14:textId="77777777">
        <w:trPr>
          <w:cantSplit/>
          <w:jc w:val="center"/>
        </w:trPr>
        <w:tc>
          <w:tcPr>
            <w:tcW w:w="1944" w:type="dxa"/>
            <w:shd w:val="clear" w:color="auto" w:fill="F3F6F7"/>
            <w:tcMar>
              <w:top w:w="70" w:type="dxa"/>
              <w:left w:w="90" w:type="dxa"/>
              <w:bottom w:w="70" w:type="dxa"/>
              <w:right w:w="90" w:type="dxa"/>
            </w:tcMar>
            <w:vAlign w:val="center"/>
          </w:tcPr>
          <w:p w:rsidR="00036239" w:rsidRDefault="00111048" w14:paraId="2879FF07" w14:textId="77777777">
            <w:pPr>
              <w:spacing w:after="20"/>
            </w:pPr>
            <w:r>
              <w:rPr>
                <w:rFonts w:ascii="Aptos" w:hAnsi="Aptos"/>
                <w:b/>
                <w:color w:val="243746"/>
                <w:sz w:val="14"/>
              </w:rPr>
              <w:t>Outputs</w:t>
            </w:r>
          </w:p>
        </w:tc>
        <w:tc>
          <w:tcPr>
            <w:tcW w:w="2952" w:type="dxa"/>
            <w:shd w:val="clear" w:color="auto" w:fill="F3F6F7"/>
            <w:tcMar>
              <w:top w:w="70" w:type="dxa"/>
              <w:left w:w="90" w:type="dxa"/>
              <w:bottom w:w="70" w:type="dxa"/>
              <w:right w:w="90" w:type="dxa"/>
            </w:tcMar>
            <w:vAlign w:val="center"/>
          </w:tcPr>
          <w:p w:rsidR="00036239" w:rsidRDefault="00111048" w14:paraId="6B397F44" w14:textId="77777777">
            <w:pPr>
              <w:spacing w:after="20"/>
            </w:pPr>
            <w:r>
              <w:rPr>
                <w:rFonts w:ascii="Aptos" w:hAnsi="Aptos"/>
                <w:color w:val="243746"/>
                <w:sz w:val="14"/>
              </w:rPr>
              <w:t>Project / program teams</w:t>
            </w:r>
          </w:p>
        </w:tc>
        <w:tc>
          <w:tcPr>
            <w:tcW w:w="2952" w:type="dxa"/>
            <w:shd w:val="clear" w:color="auto" w:fill="F3F6F7"/>
            <w:tcMar>
              <w:top w:w="70" w:type="dxa"/>
              <w:left w:w="90" w:type="dxa"/>
              <w:bottom w:w="70" w:type="dxa"/>
              <w:right w:w="90" w:type="dxa"/>
            </w:tcMar>
            <w:vAlign w:val="center"/>
          </w:tcPr>
          <w:p w:rsidR="00036239" w:rsidRDefault="00111048" w14:paraId="17D437BC" w14:textId="77777777">
            <w:pPr>
              <w:spacing w:after="20"/>
            </w:pPr>
            <w:r>
              <w:rPr>
                <w:rFonts w:ascii="Aptos" w:hAnsi="Aptos"/>
                <w:color w:val="243746"/>
                <w:sz w:val="14"/>
              </w:rPr>
              <w:t>KPI definitions, deduplication/aggregation rules, QA and cross-project harmonization</w:t>
            </w:r>
          </w:p>
        </w:tc>
        <w:tc>
          <w:tcPr>
            <w:tcW w:w="2376" w:type="dxa"/>
            <w:shd w:val="clear" w:color="auto" w:fill="F3F6F7"/>
            <w:tcMar>
              <w:top w:w="70" w:type="dxa"/>
              <w:left w:w="90" w:type="dxa"/>
              <w:bottom w:w="70" w:type="dxa"/>
              <w:right w:w="90" w:type="dxa"/>
            </w:tcMar>
            <w:vAlign w:val="center"/>
          </w:tcPr>
          <w:p w:rsidR="00036239" w:rsidRDefault="00111048" w14:paraId="436AEDA8" w14:textId="77777777">
            <w:pPr>
              <w:spacing w:after="20"/>
            </w:pPr>
            <w:r>
              <w:rPr>
                <w:rFonts w:ascii="Aptos" w:hAnsi="Aptos"/>
                <w:color w:val="243746"/>
                <w:sz w:val="14"/>
              </w:rPr>
              <w:t>Comparable delivery and reach evidence</w:t>
            </w:r>
          </w:p>
        </w:tc>
      </w:tr>
      <w:tr w:rsidR="00036239" w14:paraId="2F9ABCC9" w14:textId="77777777">
        <w:trPr>
          <w:cantSplit/>
          <w:jc w:val="center"/>
        </w:trPr>
        <w:tc>
          <w:tcPr>
            <w:tcW w:w="1944" w:type="dxa"/>
            <w:tcMar>
              <w:top w:w="70" w:type="dxa"/>
              <w:left w:w="90" w:type="dxa"/>
              <w:bottom w:w="70" w:type="dxa"/>
              <w:right w:w="90" w:type="dxa"/>
            </w:tcMar>
            <w:vAlign w:val="center"/>
          </w:tcPr>
          <w:p w:rsidR="00036239" w:rsidRDefault="00111048" w14:paraId="4D48BCC8" w14:textId="77777777">
            <w:pPr>
              <w:spacing w:after="20"/>
            </w:pPr>
            <w:r>
              <w:rPr>
                <w:rFonts w:ascii="Aptos" w:hAnsi="Aptos"/>
                <w:b/>
                <w:color w:val="243746"/>
                <w:sz w:val="14"/>
              </w:rPr>
              <w:t>Outcomes</w:t>
            </w:r>
          </w:p>
        </w:tc>
        <w:tc>
          <w:tcPr>
            <w:tcW w:w="2952" w:type="dxa"/>
            <w:tcMar>
              <w:top w:w="70" w:type="dxa"/>
              <w:left w:w="90" w:type="dxa"/>
              <w:bottom w:w="70" w:type="dxa"/>
              <w:right w:w="90" w:type="dxa"/>
            </w:tcMar>
            <w:vAlign w:val="center"/>
          </w:tcPr>
          <w:p w:rsidR="00036239" w:rsidRDefault="00111048" w14:paraId="7A7F24A3" w14:textId="77777777">
            <w:pPr>
              <w:spacing w:after="20"/>
            </w:pPr>
            <w:r>
              <w:rPr>
                <w:rFonts w:ascii="Aptos" w:hAnsi="Aptos"/>
                <w:color w:val="243746"/>
                <w:sz w:val="14"/>
              </w:rPr>
              <w:t>Shared: project teams generate/collect; central MEAL integrates and analyzes</w:t>
            </w:r>
          </w:p>
        </w:tc>
        <w:tc>
          <w:tcPr>
            <w:tcW w:w="2952" w:type="dxa"/>
            <w:tcMar>
              <w:top w:w="70" w:type="dxa"/>
              <w:left w:w="90" w:type="dxa"/>
              <w:bottom w:w="70" w:type="dxa"/>
              <w:right w:w="90" w:type="dxa"/>
            </w:tcMar>
            <w:vAlign w:val="center"/>
          </w:tcPr>
          <w:p w:rsidR="00036239" w:rsidRDefault="00111048" w14:paraId="7AAD7533" w14:textId="77777777">
            <w:pPr>
              <w:spacing w:after="20"/>
            </w:pPr>
            <w:r>
              <w:rPr>
                <w:rFonts w:ascii="Aptos" w:hAnsi="Aptos"/>
                <w:color w:val="243746"/>
                <w:sz w:val="14"/>
              </w:rPr>
              <w:t>Design outcome methods; integrate across projects; support sampling, attribution/contribution and heterogeneity analysis</w:t>
            </w:r>
          </w:p>
        </w:tc>
        <w:tc>
          <w:tcPr>
            <w:tcW w:w="2376" w:type="dxa"/>
            <w:tcMar>
              <w:top w:w="70" w:type="dxa"/>
              <w:left w:w="90" w:type="dxa"/>
              <w:bottom w:w="70" w:type="dxa"/>
              <w:right w:w="90" w:type="dxa"/>
            </w:tcMar>
            <w:vAlign w:val="center"/>
          </w:tcPr>
          <w:p w:rsidR="00036239" w:rsidRDefault="00111048" w14:paraId="6B762C9F" w14:textId="77777777">
            <w:pPr>
              <w:spacing w:after="20"/>
            </w:pPr>
            <w:r>
              <w:rPr>
                <w:rFonts w:ascii="Aptos" w:hAnsi="Aptos"/>
                <w:color w:val="243746"/>
                <w:sz w:val="14"/>
              </w:rPr>
              <w:t>Portfolio outcome monitoring and adaptive learning</w:t>
            </w:r>
          </w:p>
        </w:tc>
      </w:tr>
      <w:tr w:rsidR="00036239" w14:paraId="51A7CFFE" w14:textId="77777777">
        <w:trPr>
          <w:cantSplit/>
          <w:jc w:val="center"/>
        </w:trPr>
        <w:tc>
          <w:tcPr>
            <w:tcW w:w="1944" w:type="dxa"/>
            <w:shd w:val="clear" w:color="auto" w:fill="F3F6F7"/>
            <w:tcMar>
              <w:top w:w="70" w:type="dxa"/>
              <w:left w:w="90" w:type="dxa"/>
              <w:bottom w:w="70" w:type="dxa"/>
              <w:right w:w="90" w:type="dxa"/>
            </w:tcMar>
            <w:vAlign w:val="center"/>
          </w:tcPr>
          <w:p w:rsidR="00036239" w:rsidRDefault="00111048" w14:paraId="5E492995" w14:textId="77777777">
            <w:pPr>
              <w:spacing w:after="20"/>
            </w:pPr>
            <w:r>
              <w:rPr>
                <w:rFonts w:ascii="Aptos" w:hAnsi="Aptos"/>
                <w:b/>
                <w:color w:val="243746"/>
                <w:sz w:val="14"/>
              </w:rPr>
              <w:t>Impact</w:t>
            </w:r>
          </w:p>
        </w:tc>
        <w:tc>
          <w:tcPr>
            <w:tcW w:w="2952" w:type="dxa"/>
            <w:shd w:val="clear" w:color="auto" w:fill="F3F6F7"/>
            <w:tcMar>
              <w:top w:w="70" w:type="dxa"/>
              <w:left w:w="90" w:type="dxa"/>
              <w:bottom w:w="70" w:type="dxa"/>
              <w:right w:w="90" w:type="dxa"/>
            </w:tcMar>
            <w:vAlign w:val="center"/>
          </w:tcPr>
          <w:p w:rsidR="00036239" w:rsidRDefault="00111048" w14:paraId="37CD2CAB" w14:textId="77777777">
            <w:pPr>
              <w:spacing w:after="20"/>
            </w:pPr>
            <w:r>
              <w:rPr>
                <w:rFonts w:ascii="Aptos" w:hAnsi="Aptos"/>
                <w:color w:val="243746"/>
                <w:sz w:val="14"/>
              </w:rPr>
              <w:t>Central MEAL with science/evaluation specialists; projects provide source data and context</w:t>
            </w:r>
          </w:p>
        </w:tc>
        <w:tc>
          <w:tcPr>
            <w:tcW w:w="2952" w:type="dxa"/>
            <w:shd w:val="clear" w:color="auto" w:fill="F3F6F7"/>
            <w:tcMar>
              <w:top w:w="70" w:type="dxa"/>
              <w:left w:w="90" w:type="dxa"/>
              <w:bottom w:w="70" w:type="dxa"/>
              <w:right w:w="90" w:type="dxa"/>
            </w:tcMar>
            <w:vAlign w:val="center"/>
          </w:tcPr>
          <w:p w:rsidR="00036239" w:rsidRDefault="00111048" w14:paraId="55377968" w14:textId="77777777">
            <w:pPr>
              <w:spacing w:after="20"/>
            </w:pPr>
            <w:r>
              <w:rPr>
                <w:rFonts w:ascii="Aptos" w:hAnsi="Aptos"/>
                <w:color w:val="243746"/>
                <w:sz w:val="14"/>
              </w:rPr>
              <w:t>Evaluation design, triangulation, geospatial/modeling methods, synthesis and uncertainty</w:t>
            </w:r>
          </w:p>
        </w:tc>
        <w:tc>
          <w:tcPr>
            <w:tcW w:w="2376" w:type="dxa"/>
            <w:shd w:val="clear" w:color="auto" w:fill="F3F6F7"/>
            <w:tcMar>
              <w:top w:w="70" w:type="dxa"/>
              <w:left w:w="90" w:type="dxa"/>
              <w:bottom w:w="70" w:type="dxa"/>
              <w:right w:w="90" w:type="dxa"/>
            </w:tcMar>
            <w:vAlign w:val="center"/>
          </w:tcPr>
          <w:p w:rsidR="00036239" w:rsidRDefault="00111048" w14:paraId="4C396A17" w14:textId="77777777">
            <w:pPr>
              <w:spacing w:after="20"/>
            </w:pPr>
            <w:r>
              <w:rPr>
                <w:rFonts w:ascii="Aptos" w:hAnsi="Aptos"/>
                <w:color w:val="243746"/>
                <w:sz w:val="14"/>
              </w:rPr>
              <w:t>Institutional impact claims and learning</w:t>
            </w:r>
          </w:p>
        </w:tc>
      </w:tr>
    </w:tbl>
    <w:p w:rsidR="00036239" w:rsidRDefault="00111048" w14:paraId="2DE322BC" w14:textId="77777777">
      <w:pPr>
        <w:pStyle w:val="Heading2"/>
        <w:keepNext/>
      </w:pPr>
      <w:r>
        <w:t>5.3  Governance</w:t>
      </w:r>
    </w:p>
    <w:p w:rsidR="00036239" w:rsidRDefault="00111048" w14:paraId="7DB84981" w14:textId="77777777">
      <w:pPr>
        <w:spacing w:after="80" w:line="252" w:lineRule="auto"/>
      </w:pPr>
      <w:r>
        <w:rPr>
          <w:rFonts w:ascii="Aptos" w:hAnsi="Aptos"/>
          <w:color w:val="243746"/>
          <w:sz w:val="18"/>
        </w:rPr>
        <w:t>Three rules keep the system coherent as it grows.</w:t>
      </w:r>
    </w:p>
    <w:p w:rsidR="00036239" w:rsidRDefault="00111048" w14:paraId="21E8D772" w14:textId="77777777">
      <w:pPr>
        <w:spacing w:after="50"/>
        <w:ind w:left="115"/>
      </w:pPr>
      <w:r>
        <w:rPr>
          <w:b/>
          <w:color w:val="1B7F7A"/>
          <w:sz w:val="17"/>
        </w:rPr>
        <w:t xml:space="preserve">1. KPI Toolbox: </w:t>
      </w:r>
      <w:r>
        <w:rPr>
          <w:color w:val="243746"/>
          <w:sz w:val="17"/>
        </w:rPr>
        <w:t>No new institutional KPI is added, and no existing KPI is redefined, without review by the MEAL team. Projects can add project-specific indicators, but these are not reported as institutional KPIs until the Design, Standards &amp; Enablement pillar has reviewed and approved them. Approved changes are published in a new version of the MEAL Handbook.</w:t>
      </w:r>
    </w:p>
    <w:p w:rsidR="00036239" w:rsidRDefault="00111048" w14:paraId="7C9DF45F" w14:textId="77777777">
      <w:pPr>
        <w:spacing w:after="50"/>
        <w:ind w:left="115"/>
      </w:pPr>
      <w:r>
        <w:rPr>
          <w:b/>
          <w:color w:val="1B7F7A"/>
          <w:sz w:val="17"/>
        </w:rPr>
        <w:t xml:space="preserve">2. Proposal review: </w:t>
      </w:r>
      <w:r>
        <w:rPr>
          <w:color w:val="243746"/>
          <w:sz w:val="17"/>
        </w:rPr>
        <w:t>Every proposal goes through the MEAL team at proposal stage, where the MEAL Matrix sets its scale and M&amp;E complexity (Annex A). Small projects can proceed directly with the standard MEAL package, provided they include the base MEAL budget for their complexity level (USD 8,000 to 18,000). Medium projects confirm their MEAL budget with the team while the proposal is written. Large and MEGA projects co-design MEAL with the team from the start of proposal development.</w:t>
      </w:r>
    </w:p>
    <w:p w:rsidR="00036239" w:rsidRDefault="00111048" w14:paraId="52B4D70C" w14:textId="77777777">
      <w:pPr>
        <w:spacing w:after="50"/>
        <w:ind w:left="115"/>
      </w:pPr>
      <w:r>
        <w:rPr>
          <w:b/>
          <w:color w:val="1B7F7A"/>
          <w:sz w:val="17"/>
        </w:rPr>
        <w:t xml:space="preserve">3. Decisions and exceptions: </w:t>
      </w:r>
      <w:r>
        <w:rPr>
          <w:color w:val="243746"/>
          <w:sz w:val="17"/>
        </w:rPr>
        <w:t>The MEAL Group Lead is accountable for implementing changes to the Handbook and for exceptions to KPI methods. Once a year, a MEAL Review Committee reviews the Handbook, the KPI Toolbox and the MEAL Matrix, using the results of the annual KPI run and the evidence-gap register, and endorses the changes for the following year. The Committee is an institutional body, not an internal MEAL one: it sits at the level of CIMMYT’s scientific leadership, and the MEAL Group Lead prepares and presents the annual review to it.</w:t>
      </w:r>
    </w:p>
    <w:p w:rsidR="00036239" w:rsidRDefault="00111048" w14:paraId="7EAACEFB" w14:textId="77777777">
      <w:pPr>
        <w:pStyle w:val="Heading2"/>
        <w:keepNext/>
      </w:pPr>
      <w:r>
        <w:t>5.4  Minimum MEAL Implementation Package</w:t>
      </w:r>
    </w:p>
    <w:p w:rsidR="00036239" w:rsidRDefault="00111048" w14:paraId="79D37B66" w14:textId="77777777">
      <w:pPr>
        <w:spacing w:after="80" w:line="252" w:lineRule="auto"/>
      </w:pPr>
      <w:r>
        <w:rPr>
          <w:rFonts w:ascii="Aptos" w:hAnsi="Aptos"/>
          <w:color w:val="243746"/>
          <w:sz w:val="18"/>
        </w:rPr>
        <w:t>Every new project should leave inception with the following minimum package. The depth varies by scale, but none of these elements should be left to end-of-project reporting.</w:t>
      </w:r>
    </w:p>
    <w:p w:rsidR="00036239" w:rsidRDefault="00111048" w14:paraId="413200F3" w14:textId="77777777">
      <w:pPr>
        <w:spacing w:after="50"/>
        <w:ind w:left="115"/>
      </w:pPr>
      <w:r>
        <w:rPr>
          <w:b/>
          <w:color w:val="1B7F7A"/>
          <w:sz w:val="17"/>
        </w:rPr>
        <w:t xml:space="preserve">1. Results architecture: </w:t>
      </w:r>
      <w:r>
        <w:rPr>
          <w:color w:val="243746"/>
          <w:sz w:val="17"/>
        </w:rPr>
        <w:t>Theory of Change / results chain, decision and learning questions, and links to CIMMYT Strategy.</w:t>
      </w:r>
    </w:p>
    <w:p w:rsidR="00036239" w:rsidRDefault="00111048" w14:paraId="365B3EB9" w14:textId="77777777">
      <w:pPr>
        <w:spacing w:after="50"/>
        <w:ind w:left="115"/>
      </w:pPr>
      <w:r>
        <w:rPr>
          <w:b/>
          <w:color w:val="1B7F7A"/>
          <w:sz w:val="17"/>
        </w:rPr>
        <w:t xml:space="preserve">2. Indicator crosswalk: </w:t>
      </w:r>
      <w:r>
        <w:rPr>
          <w:color w:val="243746"/>
          <w:sz w:val="17"/>
        </w:rPr>
        <w:t>Applicable institutional KPIs, investor indicators and project-specific measures, with no silent redefinition of institutional indicators.</w:t>
      </w:r>
    </w:p>
    <w:p w:rsidR="00036239" w:rsidRDefault="00111048" w14:paraId="65820DE1" w14:textId="77777777">
      <w:pPr>
        <w:spacing w:after="50"/>
        <w:ind w:left="115"/>
      </w:pPr>
      <w:r>
        <w:rPr>
          <w:b/>
          <w:color w:val="1B7F7A"/>
          <w:sz w:val="17"/>
        </w:rPr>
        <w:t xml:space="preserve">3. Measurement plan: </w:t>
      </w:r>
      <w:r>
        <w:rPr>
          <w:color w:val="243746"/>
          <w:sz w:val="17"/>
        </w:rPr>
        <w:t>Unit of observation, data source, valid method, frequency, sample/coverage, disaggregation, responsible owner and timing for each indicator.</w:t>
      </w:r>
    </w:p>
    <w:p w:rsidR="00036239" w:rsidRDefault="00111048" w14:paraId="495B664D" w14:textId="77777777">
      <w:pPr>
        <w:spacing w:after="50"/>
        <w:ind w:left="115"/>
      </w:pPr>
      <w:r>
        <w:rPr>
          <w:b/>
          <w:color w:val="1B7F7A"/>
          <w:sz w:val="17"/>
        </w:rPr>
        <w:t xml:space="preserve">4. Data architecture: </w:t>
      </w:r>
      <w:r>
        <w:rPr>
          <w:color w:val="243746"/>
          <w:sz w:val="17"/>
        </w:rPr>
        <w:t>Authoritative systems, persistent identifiers, integration points, access rules, consent/privacy requirements and planned data flows.</w:t>
      </w:r>
    </w:p>
    <w:p w:rsidR="00036239" w:rsidRDefault="00111048" w14:paraId="52707196" w14:textId="77777777">
      <w:pPr>
        <w:spacing w:after="50"/>
        <w:ind w:left="115"/>
      </w:pPr>
      <w:r>
        <w:rPr>
          <w:b/>
          <w:color w:val="1B7F7A"/>
          <w:sz w:val="17"/>
        </w:rPr>
        <w:t xml:space="preserve">5. Quality plan: </w:t>
      </w:r>
      <w:r>
        <w:rPr>
          <w:color w:val="243746"/>
          <w:sz w:val="17"/>
        </w:rPr>
        <w:t>Validation rules, first-line checks, deduplication, exception handling, provenance, audit trail and periodic MEAL assurance.</w:t>
      </w:r>
    </w:p>
    <w:p w:rsidR="00036239" w:rsidRDefault="00111048" w14:paraId="3EC26A9F" w14:textId="77777777">
      <w:pPr>
        <w:spacing w:after="50"/>
        <w:ind w:left="115"/>
      </w:pPr>
      <w:r>
        <w:rPr>
          <w:b/>
          <w:color w:val="1B7F7A"/>
          <w:sz w:val="17"/>
        </w:rPr>
        <w:t xml:space="preserve">6. Baseline / reference: </w:t>
      </w:r>
      <w:r>
        <w:rPr>
          <w:color w:val="243746"/>
          <w:sz w:val="17"/>
        </w:rPr>
        <w:t>Baseline, comparison group or other valid reference where the outcome/impact method requires it; otherwise a documented alternative.</w:t>
      </w:r>
    </w:p>
    <w:p w:rsidR="00036239" w:rsidRDefault="00111048" w14:paraId="43813B84" w14:textId="77777777">
      <w:pPr>
        <w:spacing w:after="50"/>
        <w:ind w:left="115"/>
      </w:pPr>
      <w:r>
        <w:rPr>
          <w:b/>
          <w:color w:val="1B7F7A"/>
          <w:sz w:val="17"/>
        </w:rPr>
        <w:t xml:space="preserve">7. Learning &amp; accountability cycle: </w:t>
      </w:r>
      <w:r>
        <w:rPr>
          <w:color w:val="243746"/>
          <w:sz w:val="17"/>
        </w:rPr>
        <w:t>Calendar for evidence reviews, adaptation decisions, participant/partner feedback and communication back to relevant stakeholders.</w:t>
      </w:r>
    </w:p>
    <w:p w:rsidR="00036239" w:rsidRDefault="00111048" w14:paraId="4FD5040E" w14:textId="77777777">
      <w:pPr>
        <w:spacing w:after="50"/>
        <w:ind w:left="115"/>
      </w:pPr>
      <w:r>
        <w:rPr>
          <w:b/>
          <w:color w:val="1B7F7A"/>
          <w:sz w:val="17"/>
        </w:rPr>
        <w:t xml:space="preserve">8. Handover &amp; capacity: </w:t>
      </w:r>
      <w:r>
        <w:rPr>
          <w:color w:val="243746"/>
          <w:sz w:val="17"/>
        </w:rPr>
        <w:t>Named project MEAL/data owners, training completed, reusable guidance available and escalation route to central MEAL/Data Group.</w:t>
      </w:r>
    </w:p>
    <w:p w:rsidR="00036239" w:rsidRDefault="00111048" w14:paraId="3A096367" w14:textId="77777777">
      <w:pPr>
        <w:pStyle w:val="Heading2"/>
        <w:keepNext/>
      </w:pPr>
      <w:r>
        <w:t>5.5  Institutional Rollout Roadmap</w:t>
      </w:r>
    </w:p>
    <w:p w:rsidR="00036239" w:rsidRDefault="00111048" w14:paraId="153749DA" w14:textId="77777777">
      <w:pPr>
        <w:spacing w:after="80" w:line="252" w:lineRule="auto"/>
      </w:pPr>
      <w:r>
        <w:rPr>
          <w:rFonts w:ascii="Aptos" w:hAnsi="Aptos"/>
          <w:color w:val="243746"/>
          <w:sz w:val="18"/>
        </w:rPr>
        <w:t>The milestones below show how CIMMYT will embed this operating model across the portfolio. They run alongside the project lifecycle described in 5.1.</w:t>
      </w:r>
    </w:p>
    <w:p w:rsidR="00407383" w:rsidRDefault="00407383" w14:paraId="0518E519" w14:textId="77777777">
      <w:pPr>
        <w:spacing w:after="1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00"/>
        <w:gridCol w:w="8560"/>
      </w:tblGrid>
      <w:tr w:rsidR="00407383" w:rsidTr="00AC6BC5" w14:paraId="6C7C21C1" w14:textId="77777777">
        <w:trPr>
          <w:cantSplit/>
        </w:trPr>
        <w:tc>
          <w:tcPr>
            <w:tcW w:w="8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60CAF3" w:themeFill="accent4" w:themeFillTint="99"/>
            <w:tcMar>
              <w:top w:w="100" w:type="dxa"/>
              <w:left w:w="120" w:type="dxa"/>
              <w:bottom w:w="100" w:type="dxa"/>
              <w:right w:w="120" w:type="dxa"/>
            </w:tcMar>
          </w:tcPr>
          <w:p w:rsidR="00407383" w:rsidRDefault="005010ED" w14:paraId="2719ACB3" w14:textId="77777777">
            <w:pPr>
              <w:jc w:val="center"/>
            </w:pPr>
            <w:r>
              <w:rPr>
                <w:b/>
                <w:bCs/>
                <w:color w:val="FFFFFF"/>
                <w:sz w:val="40"/>
                <w:szCs w:val="40"/>
              </w:rPr>
              <w:t>1</w:t>
            </w:r>
          </w:p>
        </w:tc>
        <w:tc>
          <w:tcPr>
            <w:tcW w:w="8560" w:type="dxa"/>
            <w:tcBorders>
              <w:top w:val="single" w:color="CCCCCC" w:sz="2" w:space="0"/>
              <w:left w:val="single" w:color="1B7F7A" w:sz="2" w:space="0"/>
              <w:bottom w:val="single" w:color="CCCCCC" w:sz="2" w:space="0"/>
              <w:right w:val="single" w:color="CCCCCC" w:sz="2" w:space="0"/>
            </w:tcBorders>
            <w:shd w:val="clear" w:color="auto" w:fill="CAEDFB" w:themeFill="accent4" w:themeFillTint="33"/>
            <w:tcMar>
              <w:top w:w="100" w:type="dxa"/>
              <w:left w:w="200" w:type="dxa"/>
              <w:bottom w:w="100" w:type="dxa"/>
              <w:right w:w="200" w:type="dxa"/>
            </w:tcMar>
          </w:tcPr>
          <w:p w:rsidR="00407383" w:rsidRDefault="005010ED" w14:paraId="1F0326D8" w14:textId="77777777">
            <w:pPr>
              <w:spacing w:after="30"/>
            </w:pPr>
            <w:r>
              <w:rPr>
                <w:i/>
                <w:iCs/>
                <w:color w:val="777777"/>
                <w:sz w:val="16"/>
                <w:szCs w:val="16"/>
              </w:rPr>
              <w:t>May–September 2026  ·  Design</w:t>
            </w:r>
          </w:p>
          <w:p w:rsidR="00407383" w:rsidRDefault="005010ED" w14:paraId="56F601D0" w14:textId="77777777">
            <w:pPr>
              <w:spacing w:after="60"/>
            </w:pPr>
            <w:r>
              <w:rPr>
                <w:b/>
                <w:bCs/>
                <w:color w:val="1B4F2A"/>
                <w:sz w:val="22"/>
                <w:szCs w:val="22"/>
              </w:rPr>
              <w:t>DESIGN &amp; BUILD</w:t>
            </w:r>
          </w:p>
          <w:p w:rsidR="00407383" w:rsidRDefault="005010ED" w14:paraId="36B05E22" w14:textId="77777777">
            <w:pPr>
              <w:spacing w:after="80"/>
            </w:pPr>
            <w:r>
              <w:rPr>
                <w:sz w:val="19"/>
                <w:szCs w:val="19"/>
              </w:rPr>
              <w:t>Finalizing the MEAL Handbook and KPI Toolbox: indicators, methods and guidance.</w:t>
            </w:r>
          </w:p>
          <w:p w:rsidR="00407383" w:rsidRDefault="005010ED" w14:paraId="27180277" w14:textId="77777777">
            <w:pPr>
              <w:spacing w:before="20" w:after="20"/>
              <w:ind w:left="300" w:hanging="200"/>
            </w:pPr>
            <w:r>
              <w:rPr>
                <w:color w:val="1B7F7A"/>
                <w:sz w:val="18"/>
                <w:szCs w:val="18"/>
              </w:rPr>
              <w:t xml:space="preserve">→  </w:t>
            </w:r>
            <w:r>
              <w:rPr>
                <w:color w:val="444444"/>
                <w:sz w:val="18"/>
                <w:szCs w:val="18"/>
              </w:rPr>
              <w:t>Co-developing the 13 KPI volumes under the three Thrusts: Human Wellbeing, Planetary Health and Peace</w:t>
            </w:r>
          </w:p>
          <w:p w:rsidR="00407383" w:rsidRDefault="005010ED" w14:paraId="5F2346FA" w14:textId="77777777">
            <w:pPr>
              <w:spacing w:before="20" w:after="20"/>
              <w:ind w:left="300" w:hanging="200"/>
            </w:pPr>
            <w:r>
              <w:rPr>
                <w:color w:val="1B7F7A"/>
                <w:sz w:val="18"/>
                <w:szCs w:val="18"/>
              </w:rPr>
              <w:t xml:space="preserve">→  </w:t>
            </w:r>
            <w:r>
              <w:rPr>
                <w:color w:val="444444"/>
                <w:sz w:val="18"/>
                <w:szCs w:val="18"/>
              </w:rPr>
              <w:t>Defining methods, standards and aggregation approaches for each KPI volume</w:t>
            </w:r>
          </w:p>
          <w:p w:rsidR="00407383" w:rsidRDefault="005010ED" w14:paraId="6766C40D" w14:textId="77777777">
            <w:pPr>
              <w:spacing w:before="20" w:after="20"/>
              <w:ind w:left="300" w:hanging="200"/>
            </w:pPr>
            <w:r>
              <w:rPr>
                <w:color w:val="1B7F7A"/>
                <w:sz w:val="18"/>
                <w:szCs w:val="18"/>
              </w:rPr>
              <w:t xml:space="preserve">→  </w:t>
            </w:r>
            <w:r>
              <w:rPr>
                <w:color w:val="444444"/>
                <w:sz w:val="18"/>
                <w:szCs w:val="18"/>
              </w:rPr>
              <w:t>Setting the minimum MEAL package required for all projects</w:t>
            </w:r>
          </w:p>
        </w:tc>
      </w:tr>
    </w:tbl>
    <w:p w:rsidR="00407383" w:rsidRDefault="00407383" w14:paraId="7127CCB1" w14:textId="77777777">
      <w:pPr>
        <w:spacing w:after="160"/>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8560"/>
      </w:tblGrid>
      <w:tr w:rsidR="4ABAA93C" w:rsidTr="00AC6BC5" w14:paraId="1CAF5EAD" w14:textId="77777777">
        <w:trPr>
          <w:cantSplit/>
          <w:trHeight w:val="300"/>
        </w:trPr>
        <w:tc>
          <w:tcPr>
            <w:tcW w:w="8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1A983" w:themeFill="accent2" w:themeFillTint="99"/>
            <w:tcMar>
              <w:top w:w="100" w:type="dxa"/>
              <w:left w:w="120" w:type="dxa"/>
              <w:bottom w:w="100" w:type="dxa"/>
              <w:right w:w="120" w:type="dxa"/>
            </w:tcMar>
          </w:tcPr>
          <w:p w:rsidR="4ABAA93C" w:rsidP="4ABAA93C" w:rsidRDefault="61177EAC" w14:paraId="1EE48B94" w14:textId="77777777">
            <w:pPr>
              <w:jc w:val="center"/>
            </w:pPr>
            <w:r>
              <w:rPr>
                <w:b/>
                <w:bCs/>
                <w:color w:val="FFFFFF" w:themeColor="background1"/>
                <w:sz w:val="40"/>
                <w:szCs w:val="40"/>
              </w:rPr>
              <w:t>2</w:t>
            </w:r>
          </w:p>
        </w:tc>
        <w:tc>
          <w:tcPr>
            <w:tcW w:w="8560" w:type="dxa"/>
            <w:tcBorders>
              <w:top w:val="single" w:color="CCCCCC" w:sz="2" w:space="0"/>
              <w:left w:val="single" w:color="1B7F7A" w:sz="2" w:space="0"/>
              <w:bottom w:val="single" w:color="CCCCCC" w:sz="2" w:space="0"/>
              <w:right w:val="single" w:color="CCCCCC" w:sz="2" w:space="0"/>
            </w:tcBorders>
            <w:shd w:val="clear" w:color="auto" w:fill="FAE2D5" w:themeFill="accent2" w:themeFillTint="33"/>
            <w:tcMar>
              <w:top w:w="100" w:type="dxa"/>
              <w:left w:w="200" w:type="dxa"/>
              <w:bottom w:w="100" w:type="dxa"/>
              <w:right w:w="200" w:type="dxa"/>
            </w:tcMar>
          </w:tcPr>
          <w:p w:rsidR="4ABAA93C" w:rsidP="4ABAA93C" w:rsidRDefault="61177EAC" w14:paraId="40CB682F" w14:textId="77777777">
            <w:pPr>
              <w:spacing w:after="30"/>
            </w:pPr>
            <w:r>
              <w:rPr>
                <w:i/>
                <w:iCs/>
                <w:color w:val="777777"/>
                <w:sz w:val="16"/>
                <w:szCs w:val="16"/>
              </w:rPr>
              <w:t>September 2026  ·  Milestone</w:t>
            </w:r>
          </w:p>
          <w:p w:rsidR="4ABAA93C" w:rsidP="4ABAA93C" w:rsidRDefault="00686285" w14:paraId="5668AE7C" w14:textId="77777777">
            <w:pPr>
              <w:spacing w:after="60"/>
            </w:pPr>
            <w:r>
              <w:rPr>
                <w:b/>
                <w:bCs/>
                <w:color w:val="1B4F2A"/>
                <w:sz w:val="22"/>
                <w:szCs w:val="22"/>
              </w:rPr>
              <w:t>MEAL HANDBOOK &amp; KPI TOOLBOX</w:t>
            </w:r>
          </w:p>
          <w:p w:rsidRPr="00C37297" w:rsidR="4ABAA93C" w:rsidP="4ABAA93C" w:rsidRDefault="61177EAC" w14:paraId="08FABBF8" w14:textId="77777777">
            <w:pPr>
              <w:spacing w:after="80"/>
            </w:pPr>
            <w:r>
              <w:rPr>
                <w:sz w:val="19"/>
                <w:szCs w:val="19"/>
              </w:rPr>
              <w:t>The MEAL Handbook, including the KPI Toolbox, is finalized and ready for peer validation.</w:t>
            </w:r>
          </w:p>
          <w:p w:rsidRPr="00C37297" w:rsidR="4ABAA93C" w:rsidP="4ABAA93C" w:rsidRDefault="61177EAC" w14:paraId="1609C24F" w14:textId="77777777">
            <w:pPr>
              <w:spacing w:before="20" w:after="20"/>
              <w:ind w:left="300" w:hanging="200"/>
            </w:pPr>
            <w:r>
              <w:rPr>
                <w:color w:val="1B7F7A"/>
                <w:sz w:val="18"/>
                <w:szCs w:val="18"/>
              </w:rPr>
              <w:t xml:space="preserve">→  </w:t>
            </w:r>
            <w:r>
              <w:rPr>
                <w:color w:val="444444"/>
                <w:sz w:val="18"/>
                <w:szCs w:val="18"/>
              </w:rPr>
              <w:t>Guidance on indicators, definitions, methods, standards and aggregation rules</w:t>
            </w:r>
          </w:p>
          <w:p w:rsidRPr="00C37297" w:rsidR="4ABAA93C" w:rsidP="4ABAA93C" w:rsidRDefault="61177EAC" w14:paraId="0F70006F" w14:textId="77777777">
            <w:pPr>
              <w:spacing w:before="20" w:after="20"/>
              <w:ind w:left="300" w:hanging="200"/>
            </w:pPr>
            <w:r>
              <w:rPr>
                <w:color w:val="1B7F7A"/>
                <w:sz w:val="18"/>
                <w:szCs w:val="18"/>
              </w:rPr>
              <w:t xml:space="preserve">→  </w:t>
            </w:r>
            <w:r>
              <w:rPr>
                <w:color w:val="444444"/>
                <w:sz w:val="18"/>
                <w:szCs w:val="18"/>
              </w:rPr>
              <w:t>Peer validation with science programs and regional teams before approval</w:t>
            </w:r>
          </w:p>
          <w:p w:rsidR="4ABAA93C" w:rsidP="4ABAA93C" w:rsidRDefault="61177EAC" w14:paraId="56CD4A7C" w14:textId="77777777">
            <w:pPr>
              <w:spacing w:before="20" w:after="20"/>
              <w:ind w:left="300" w:hanging="200"/>
            </w:pPr>
            <w:r>
              <w:rPr>
                <w:color w:val="1B7F7A"/>
                <w:sz w:val="18"/>
                <w:szCs w:val="18"/>
              </w:rPr>
              <w:t xml:space="preserve">→  </w:t>
            </w:r>
            <w:r>
              <w:rPr>
                <w:color w:val="444444"/>
                <w:sz w:val="18"/>
                <w:szCs w:val="18"/>
              </w:rPr>
              <w:t>Available to all project teams, science programs and implementation partners</w:t>
            </w:r>
          </w:p>
        </w:tc>
      </w:tr>
    </w:tbl>
    <w:p w:rsidR="4ABAA93C" w:rsidP="4ABAA93C" w:rsidRDefault="4ABAA93C" w14:paraId="0ECFCE58" w14:textId="77777777">
      <w:pPr>
        <w:spacing w:after="1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00"/>
        <w:gridCol w:w="8560"/>
      </w:tblGrid>
      <w:tr w:rsidR="00407383" w:rsidTr="00AC6BC5" w14:paraId="3CBB92FE" w14:textId="77777777">
        <w:trPr>
          <w:cantSplit/>
        </w:trPr>
        <w:tc>
          <w:tcPr>
            <w:tcW w:w="8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4C94D8" w:themeFill="text2" w:themeFillTint="80"/>
            <w:tcMar>
              <w:top w:w="100" w:type="dxa"/>
              <w:left w:w="120" w:type="dxa"/>
              <w:bottom w:w="100" w:type="dxa"/>
              <w:right w:w="120" w:type="dxa"/>
            </w:tcMar>
          </w:tcPr>
          <w:p w:rsidR="00407383" w:rsidRDefault="4D1DBA60" w14:paraId="552BC1FC" w14:textId="77777777">
            <w:pPr>
              <w:jc w:val="center"/>
            </w:pPr>
            <w:r>
              <w:rPr>
                <w:b/>
                <w:bCs/>
                <w:color w:val="FFFFFF" w:themeColor="background1"/>
                <w:sz w:val="40"/>
                <w:szCs w:val="40"/>
              </w:rPr>
              <w:t>3</w:t>
            </w:r>
          </w:p>
        </w:tc>
        <w:tc>
          <w:tcPr>
            <w:tcW w:w="8560" w:type="dxa"/>
            <w:tcBorders>
              <w:top w:val="single" w:color="CCCCCC" w:sz="2" w:space="0"/>
              <w:left w:val="single" w:color="1B7F7A" w:sz="2" w:space="0"/>
              <w:bottom w:val="single" w:color="CCCCCC" w:sz="2" w:space="0"/>
              <w:right w:val="single" w:color="CCCCCC" w:sz="2" w:space="0"/>
            </w:tcBorders>
            <w:shd w:val="clear" w:color="auto" w:fill="DAE9F7" w:themeFill="text2" w:themeFillTint="1A"/>
            <w:tcMar>
              <w:top w:w="100" w:type="dxa"/>
              <w:left w:w="200" w:type="dxa"/>
              <w:bottom w:w="100" w:type="dxa"/>
              <w:right w:w="200" w:type="dxa"/>
            </w:tcMar>
          </w:tcPr>
          <w:p w:rsidR="00407383" w:rsidP="4ABAA93C" w:rsidRDefault="005010ED" w14:paraId="0ABDCD59" w14:textId="77777777">
            <w:pPr>
              <w:spacing w:after="30" w:line="259" w:lineRule="auto"/>
            </w:pPr>
            <w:r>
              <w:rPr>
                <w:i/>
                <w:iCs/>
                <w:color w:val="777777"/>
                <w:sz w:val="16"/>
                <w:szCs w:val="16"/>
              </w:rPr>
              <w:t>Early October 2026  ·  Milestone</w:t>
            </w:r>
          </w:p>
          <w:p w:rsidR="00407383" w:rsidP="4ABAA93C" w:rsidRDefault="5B4B3891" w14:paraId="2E7B78EB" w14:textId="77777777">
            <w:pPr>
              <w:spacing w:after="160" w:line="259" w:lineRule="auto"/>
              <w:rPr>
                <w:b/>
                <w:bCs/>
                <w:color w:val="1B7F7A"/>
                <w:sz w:val="22"/>
                <w:szCs w:val="22"/>
              </w:rPr>
            </w:pPr>
            <w:r>
              <w:rPr>
                <w:b/>
                <w:bCs/>
                <w:color w:val="1B4F2A"/>
                <w:sz w:val="22"/>
                <w:szCs w:val="22"/>
              </w:rPr>
              <w:t>LAUNCH WEBINAR</w:t>
            </w:r>
          </w:p>
          <w:p w:rsidR="00407383" w:rsidP="58FF6424" w:rsidRDefault="01DD987C" w14:paraId="51DAA1F1" w14:textId="77777777">
            <w:pPr>
              <w:spacing w:after="80" w:line="259" w:lineRule="auto"/>
              <w:rPr>
                <w:sz w:val="19"/>
                <w:szCs w:val="19"/>
              </w:rPr>
            </w:pPr>
            <w:r>
              <w:rPr>
                <w:sz w:val="19"/>
                <w:szCs w:val="19"/>
              </w:rPr>
              <w:t>Before regional training starts, the Senior Leadership Team launches the MEAL Handbook and KPI Toolbox in a global webinar.</w:t>
            </w:r>
          </w:p>
          <w:p w:rsidR="00407383" w:rsidRDefault="005010ED" w14:paraId="4B837AD5" w14:textId="77777777">
            <w:pPr>
              <w:spacing w:before="20" w:after="20"/>
              <w:ind w:left="300" w:hanging="200"/>
            </w:pPr>
            <w:r>
              <w:rPr>
                <w:color w:val="1B7F7A"/>
                <w:sz w:val="18"/>
                <w:szCs w:val="18"/>
              </w:rPr>
              <w:t xml:space="preserve">→  </w:t>
            </w:r>
            <w:r>
              <w:rPr>
                <w:color w:val="444444"/>
                <w:sz w:val="18"/>
                <w:szCs w:val="18"/>
              </w:rPr>
              <w:t>What the Handbook and Toolbox are, and when they apply</w:t>
            </w:r>
          </w:p>
          <w:p w:rsidR="00407383" w:rsidP="4ABAA93C" w:rsidRDefault="005010ED" w14:paraId="0E0C26E2" w14:textId="77777777">
            <w:pPr>
              <w:spacing w:before="20" w:after="20"/>
              <w:ind w:left="300" w:hanging="200"/>
              <w:rPr>
                <w:color w:val="444444"/>
                <w:sz w:val="18"/>
                <w:szCs w:val="18"/>
              </w:rPr>
            </w:pPr>
            <w:r>
              <w:rPr>
                <w:color w:val="1B7F7A"/>
                <w:sz w:val="18"/>
                <w:szCs w:val="18"/>
              </w:rPr>
              <w:t xml:space="preserve">→  </w:t>
            </w:r>
            <w:r>
              <w:rPr>
                <w:color w:val="444444"/>
                <w:sz w:val="18"/>
                <w:szCs w:val="18"/>
              </w:rPr>
              <w:t>Why they matter and how teams are expected to use them</w:t>
            </w:r>
          </w:p>
          <w:p w:rsidR="00407383" w:rsidRDefault="005010ED" w14:paraId="033C55FE" w14:textId="77777777">
            <w:pPr>
              <w:spacing w:before="20" w:after="20"/>
              <w:ind w:left="300" w:hanging="200"/>
            </w:pPr>
            <w:r>
              <w:rPr>
                <w:color w:val="1B7F7A"/>
                <w:sz w:val="18"/>
                <w:szCs w:val="18"/>
              </w:rPr>
              <w:t xml:space="preserve">→  </w:t>
            </w:r>
            <w:r>
              <w:rPr>
                <w:color w:val="444444"/>
                <w:sz w:val="18"/>
                <w:szCs w:val="18"/>
              </w:rPr>
              <w:t>What comes next: regional training from October 12</w:t>
            </w:r>
          </w:p>
        </w:tc>
      </w:tr>
    </w:tbl>
    <w:p w:rsidR="4ABAA93C" w:rsidRDefault="4ABAA93C" w14:paraId="0302EA14" w14:textId="77777777"/>
    <w:p w:rsidR="4ABAA93C" w:rsidRDefault="4ABAA93C" w14:paraId="21DAB68B" w14:textId="77777777"/>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8560"/>
      </w:tblGrid>
      <w:tr w:rsidR="4ABAA93C" w:rsidTr="00AC6BC5" w14:paraId="7BBCBA8E" w14:textId="77777777">
        <w:trPr>
          <w:cantSplit/>
          <w:trHeight w:val="300"/>
        </w:trPr>
        <w:tc>
          <w:tcPr>
            <w:tcW w:w="8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E59EDC" w:themeFill="accent5" w:themeFillTint="66"/>
            <w:tcMar>
              <w:top w:w="100" w:type="dxa"/>
              <w:left w:w="120" w:type="dxa"/>
              <w:bottom w:w="100" w:type="dxa"/>
              <w:right w:w="120" w:type="dxa"/>
            </w:tcMar>
          </w:tcPr>
          <w:p w:rsidR="27F908DD" w:rsidP="4ABAA93C" w:rsidRDefault="27F908DD" w14:paraId="5E99AB98" w14:textId="77777777">
            <w:pPr>
              <w:spacing w:line="259" w:lineRule="auto"/>
              <w:jc w:val="center"/>
            </w:pPr>
            <w:r>
              <w:rPr>
                <w:b/>
                <w:bCs/>
                <w:color w:val="FFFFFF" w:themeColor="background1"/>
                <w:sz w:val="40"/>
                <w:szCs w:val="40"/>
              </w:rPr>
              <w:t>4</w:t>
            </w:r>
          </w:p>
        </w:tc>
        <w:tc>
          <w:tcPr>
            <w:tcW w:w="8560" w:type="dxa"/>
            <w:tcBorders>
              <w:top w:val="single" w:color="CCCCCC" w:sz="2" w:space="0"/>
              <w:left w:val="single" w:color="1B7F7A" w:sz="2" w:space="0"/>
              <w:bottom w:val="single" w:color="CCCCCC" w:sz="2" w:space="0"/>
              <w:right w:val="single" w:color="CCCCCC" w:sz="2" w:space="0"/>
            </w:tcBorders>
            <w:shd w:val="clear" w:color="auto" w:fill="F2CEED" w:themeFill="accent5" w:themeFillTint="33"/>
            <w:tcMar>
              <w:top w:w="100" w:type="dxa"/>
              <w:left w:w="200" w:type="dxa"/>
              <w:bottom w:w="100" w:type="dxa"/>
              <w:right w:w="200" w:type="dxa"/>
            </w:tcMar>
          </w:tcPr>
          <w:p w:rsidR="06988DDE" w:rsidP="4ABAA93C" w:rsidRDefault="3227F70A" w14:paraId="4858C06F" w14:textId="77777777">
            <w:pPr>
              <w:spacing w:after="30" w:line="259" w:lineRule="auto"/>
            </w:pPr>
            <w:r>
              <w:rPr>
                <w:i/>
                <w:iCs/>
                <w:color w:val="777777"/>
                <w:sz w:val="16"/>
                <w:szCs w:val="16"/>
              </w:rPr>
              <w:t>From October 12, 2026  ·  Milestone</w:t>
            </w:r>
          </w:p>
          <w:p w:rsidR="47C404E3" w:rsidP="4ABAA93C" w:rsidRDefault="47C404E3" w14:paraId="0FDB307A" w14:textId="77777777">
            <w:pPr>
              <w:spacing w:after="60" w:line="259" w:lineRule="auto"/>
            </w:pPr>
            <w:r>
              <w:rPr>
                <w:b/>
                <w:bCs/>
                <w:color w:val="1B4F2A"/>
                <w:sz w:val="22"/>
                <w:szCs w:val="22"/>
              </w:rPr>
              <w:t>REGIONAL TRAINING ON MEAL APPROACHES &amp; PRACTICES</w:t>
            </w:r>
          </w:p>
          <w:p w:rsidR="47C404E3" w:rsidP="58FF6424" w:rsidRDefault="1EBC85C4" w14:paraId="66DF7D1A" w14:textId="77777777">
            <w:pPr>
              <w:spacing w:after="80" w:line="259" w:lineRule="auto"/>
              <w:rPr>
                <w:sz w:val="19"/>
                <w:szCs w:val="19"/>
              </w:rPr>
            </w:pPr>
            <w:r>
              <w:rPr>
                <w:sz w:val="19"/>
                <w:szCs w:val="19"/>
              </w:rPr>
              <w:t>Regional training starts on October 12, 2026, so that all regions work from the same understanding of CIMMYT’s MEAL approach.</w:t>
            </w:r>
          </w:p>
          <w:p w:rsidR="610ADF40" w:rsidP="4ABAA93C" w:rsidRDefault="610ADF40" w14:paraId="26CF44E9" w14:textId="77777777">
            <w:pPr>
              <w:spacing w:before="20" w:after="20"/>
              <w:ind w:left="300" w:hanging="200"/>
            </w:pPr>
            <w:r>
              <w:rPr>
                <w:color w:val="1B7F7A"/>
                <w:sz w:val="18"/>
                <w:szCs w:val="18"/>
              </w:rPr>
              <w:t xml:space="preserve">→  </w:t>
            </w:r>
            <w:r>
              <w:rPr>
                <w:color w:val="444444"/>
                <w:sz w:val="18"/>
                <w:szCs w:val="18"/>
              </w:rPr>
              <w:t>Shared understanding of indicators, their purpose and use</w:t>
            </w:r>
          </w:p>
          <w:p w:rsidR="0BE6EF37" w:rsidP="4ABAA93C" w:rsidRDefault="0BE6EF37" w14:paraId="789358C9" w14:textId="77777777">
            <w:pPr>
              <w:spacing w:before="20" w:after="20"/>
              <w:ind w:left="300" w:hanging="200"/>
              <w:rPr>
                <w:color w:val="1B7F7A"/>
                <w:sz w:val="18"/>
                <w:szCs w:val="18"/>
              </w:rPr>
            </w:pPr>
            <w:r>
              <w:rPr>
                <w:color w:val="1B7F7A"/>
                <w:sz w:val="18"/>
                <w:szCs w:val="18"/>
              </w:rPr>
              <w:t xml:space="preserve">→  </w:t>
            </w:r>
            <w:r>
              <w:rPr>
                <w:color w:val="444444"/>
                <w:sz w:val="18"/>
                <w:szCs w:val="18"/>
              </w:rPr>
              <w:t>Hands-on training on the tools and on institutional results aggregation</w:t>
            </w:r>
          </w:p>
          <w:p w:rsidR="745B6EA6" w:rsidP="4ABAA93C" w:rsidRDefault="745B6EA6" w14:paraId="47C2156C" w14:textId="77777777">
            <w:pPr>
              <w:spacing w:before="20" w:after="20"/>
              <w:ind w:left="300" w:hanging="200"/>
            </w:pPr>
            <w:r>
              <w:rPr>
                <w:color w:val="1B7F7A"/>
                <w:sz w:val="18"/>
                <w:szCs w:val="18"/>
              </w:rPr>
              <w:t xml:space="preserve">→  </w:t>
            </w:r>
            <w:r>
              <w:rPr>
                <w:color w:val="444444"/>
                <w:sz w:val="18"/>
                <w:szCs w:val="18"/>
              </w:rPr>
              <w:t>Identify Project MEAL Focal Points and country-level MEAL contacts</w:t>
            </w:r>
          </w:p>
        </w:tc>
      </w:tr>
    </w:tbl>
    <w:p w:rsidR="4ABAA93C" w:rsidRDefault="4ABAA93C" w14:paraId="124DD020" w14:textId="77777777"/>
    <w:p w:rsidR="00407383" w:rsidRDefault="00407383" w14:paraId="4E361CE3" w14:textId="77777777">
      <w:pPr>
        <w:spacing w:after="160"/>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8560"/>
      </w:tblGrid>
      <w:tr w:rsidR="4ABAA93C" w:rsidTr="4ABAA93C" w14:paraId="01141BDA" w14:textId="77777777">
        <w:trPr>
          <w:cantSplit/>
          <w:trHeight w:val="300"/>
        </w:trPr>
        <w:tc>
          <w:tcPr>
            <w:tcW w:w="8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B7F7A"/>
            <w:tcMar>
              <w:top w:w="100" w:type="dxa"/>
              <w:left w:w="120" w:type="dxa"/>
              <w:bottom w:w="100" w:type="dxa"/>
              <w:right w:w="120" w:type="dxa"/>
            </w:tcMar>
          </w:tcPr>
          <w:p w:rsidR="1D15584B" w:rsidP="4ABAA93C" w:rsidRDefault="1D15584B" w14:paraId="0CFF1253" w14:textId="77777777">
            <w:pPr>
              <w:spacing w:line="259" w:lineRule="auto"/>
              <w:jc w:val="center"/>
            </w:pPr>
            <w:r>
              <w:rPr>
                <w:b/>
                <w:bCs/>
                <w:color w:val="FFFFFF" w:themeColor="background1"/>
                <w:sz w:val="40"/>
                <w:szCs w:val="40"/>
              </w:rPr>
              <w:t>5</w:t>
            </w:r>
          </w:p>
        </w:tc>
        <w:tc>
          <w:tcPr>
            <w:tcW w:w="8560" w:type="dxa"/>
            <w:tcBorders>
              <w:top w:val="single" w:color="CCCCCC" w:sz="2" w:space="0"/>
              <w:left w:val="single" w:color="1B7F7A" w:sz="2" w:space="0"/>
              <w:bottom w:val="single" w:color="CCCCCC" w:sz="2" w:space="0"/>
              <w:right w:val="single" w:color="CCCCCC" w:sz="2" w:space="0"/>
            </w:tcBorders>
            <w:shd w:val="clear" w:color="auto" w:fill="F3F6F7"/>
            <w:tcMar>
              <w:top w:w="100" w:type="dxa"/>
              <w:left w:w="200" w:type="dxa"/>
              <w:bottom w:w="100" w:type="dxa"/>
              <w:right w:w="200" w:type="dxa"/>
            </w:tcMar>
          </w:tcPr>
          <w:p w:rsidR="4ABAA93C" w:rsidP="4ABAA93C" w:rsidRDefault="4ABAA93C" w14:paraId="306EB62C" w14:textId="77777777">
            <w:pPr>
              <w:spacing w:after="30"/>
            </w:pPr>
            <w:r>
              <w:rPr>
                <w:i/>
                <w:iCs/>
                <w:color w:val="777777"/>
                <w:sz w:val="16"/>
                <w:szCs w:val="16"/>
              </w:rPr>
              <w:t>From October 2026  ·  Milestone</w:t>
            </w:r>
          </w:p>
          <w:p w:rsidR="4ABAA93C" w:rsidP="4ABAA93C" w:rsidRDefault="4ABAA93C" w14:paraId="224F7C6B" w14:textId="77777777">
            <w:pPr>
              <w:spacing w:after="60"/>
            </w:pPr>
            <w:r>
              <w:rPr>
                <w:b/>
                <w:bCs/>
                <w:color w:val="1B4F2A"/>
                <w:sz w:val="22"/>
                <w:szCs w:val="22"/>
              </w:rPr>
              <w:t>APPLY IN PROJECT PROPOSALS</w:t>
            </w:r>
          </w:p>
          <w:p w:rsidR="4ABAA93C" w:rsidP="4ABAA93C" w:rsidRDefault="4ABAA93C" w14:paraId="5E64E4D1" w14:textId="77777777">
            <w:pPr>
              <w:spacing w:after="80"/>
            </w:pPr>
            <w:r>
              <w:rPr>
                <w:sz w:val="19"/>
                <w:szCs w:val="19"/>
              </w:rPr>
              <w:t>All new proposals use the KPI Toolbox and MEAL guidance from October 2026.</w:t>
            </w:r>
          </w:p>
          <w:p w:rsidR="5AD93436" w:rsidP="4ABAA93C" w:rsidRDefault="5AD93436" w14:paraId="5FAB1EDC" w14:textId="77777777">
            <w:pPr>
              <w:spacing w:before="20" w:after="20"/>
              <w:ind w:left="300" w:hanging="200"/>
            </w:pPr>
            <w:r>
              <w:rPr>
                <w:color w:val="1B7F7A"/>
                <w:sz w:val="18"/>
                <w:szCs w:val="18"/>
              </w:rPr>
              <w:t xml:space="preserve">→  </w:t>
            </w:r>
            <w:r>
              <w:rPr>
                <w:color w:val="444444"/>
                <w:sz w:val="18"/>
                <w:szCs w:val="18"/>
              </w:rPr>
              <w:t>Integrate KPIs and MEAL plans in the design of every new proposal</w:t>
            </w:r>
          </w:p>
          <w:p w:rsidR="09961FDA" w:rsidP="4ABAA93C" w:rsidRDefault="09961FDA" w14:paraId="42CBBE34" w14:textId="77777777">
            <w:pPr>
              <w:spacing w:before="20" w:after="20"/>
              <w:ind w:left="300" w:hanging="200"/>
            </w:pPr>
            <w:r>
              <w:rPr>
                <w:color w:val="1B7F7A"/>
                <w:sz w:val="18"/>
                <w:szCs w:val="18"/>
              </w:rPr>
              <w:t xml:space="preserve">→  </w:t>
            </w:r>
            <w:r>
              <w:rPr>
                <w:color w:val="444444"/>
                <w:sz w:val="18"/>
                <w:szCs w:val="18"/>
              </w:rPr>
              <w:t>Align with data systems and capacity needs from the outset</w:t>
            </w:r>
          </w:p>
          <w:p w:rsidR="6E671B15" w:rsidP="4ABAA93C" w:rsidRDefault="6E671B15" w14:paraId="1D4CBA64" w14:textId="77777777">
            <w:pPr>
              <w:spacing w:before="20" w:after="20"/>
              <w:ind w:left="300" w:hanging="200"/>
            </w:pPr>
            <w:r>
              <w:rPr>
                <w:color w:val="1B7F7A"/>
                <w:sz w:val="18"/>
                <w:szCs w:val="18"/>
              </w:rPr>
              <w:t xml:space="preserve">→  </w:t>
            </w:r>
            <w:r>
              <w:rPr>
                <w:color w:val="444444"/>
                <w:sz w:val="18"/>
                <w:szCs w:val="18"/>
              </w:rPr>
              <w:t>Budget for data collection, quality assurance, analysis and learning, not only reporting</w:t>
            </w:r>
          </w:p>
          <w:p w:rsidR="00B7440F" w:rsidRDefault="00111048" w14:paraId="23975E94" w14:textId="77777777">
            <w:pPr>
              <w:spacing w:before="120" w:after="20"/>
            </w:pPr>
            <w:r>
              <w:rPr>
                <w:b/>
                <w:bCs/>
                <w:color w:val="1B7F7A"/>
                <w:sz w:val="18"/>
                <w:szCs w:val="18"/>
              </w:rPr>
              <w:t xml:space="preserve">Entry point: </w:t>
            </w:r>
            <w:r>
              <w:rPr>
                <w:color w:val="444444"/>
                <w:sz w:val="18"/>
                <w:szCs w:val="18"/>
              </w:rPr>
              <w:t>Every proposal goes through the MEAL team at concept-note stage using the MEAL Matrix. The proposal lead selects the project type (upstream discovery science; breeding and varietal development; seed systems and deployment; applied agronomy and farming systems; digital agriculture and AI; or system change and transformation), which sets the M&amp;E complexity level, and the project scale (Small, Medium, Large or MEGA). The Matrix returns the MEAL support, the applicable KPIs, expected deliverables and base MEAL budget. Small projects can proceed directly with the standard package and the base budget (see 5.3 and Annex A).</w:t>
            </w:r>
          </w:p>
        </w:tc>
      </w:tr>
    </w:tbl>
    <w:p w:rsidR="4ABAA93C" w:rsidP="4ABAA93C" w:rsidRDefault="4ABAA93C" w14:paraId="7B7D23A1" w14:textId="77777777">
      <w:pPr>
        <w:spacing w:after="160"/>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8560"/>
      </w:tblGrid>
      <w:tr w:rsidR="4ABAA93C" w:rsidTr="4ABAA93C" w14:paraId="21672A02" w14:textId="77777777">
        <w:trPr>
          <w:cantSplit/>
          <w:trHeight w:val="300"/>
        </w:trPr>
        <w:tc>
          <w:tcPr>
            <w:tcW w:w="8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B7F7A"/>
            <w:tcMar>
              <w:top w:w="100" w:type="dxa"/>
              <w:left w:w="120" w:type="dxa"/>
              <w:bottom w:w="100" w:type="dxa"/>
              <w:right w:w="120" w:type="dxa"/>
            </w:tcMar>
          </w:tcPr>
          <w:p w:rsidR="143ADD66" w:rsidP="4ABAA93C" w:rsidRDefault="143ADD66" w14:paraId="0ACCC27E" w14:textId="77777777">
            <w:pPr>
              <w:spacing w:line="259" w:lineRule="auto"/>
              <w:jc w:val="center"/>
            </w:pPr>
            <w:r>
              <w:rPr>
                <w:b/>
                <w:bCs/>
                <w:color w:val="FFFFFF" w:themeColor="background1"/>
                <w:sz w:val="40"/>
                <w:szCs w:val="40"/>
              </w:rPr>
              <w:t>6</w:t>
            </w:r>
          </w:p>
        </w:tc>
        <w:tc>
          <w:tcPr>
            <w:tcW w:w="8560" w:type="dxa"/>
            <w:tcBorders>
              <w:top w:val="single" w:color="CCCCCC" w:sz="2" w:space="0"/>
              <w:left w:val="single" w:color="1B7F7A" w:sz="2" w:space="0"/>
              <w:bottom w:val="single" w:color="CCCCCC" w:sz="2" w:space="0"/>
              <w:right w:val="single" w:color="CCCCCC" w:sz="2" w:space="0"/>
            </w:tcBorders>
            <w:shd w:val="clear" w:color="auto" w:fill="F3F6F7"/>
            <w:tcMar>
              <w:top w:w="100" w:type="dxa"/>
              <w:left w:w="200" w:type="dxa"/>
              <w:bottom w:w="100" w:type="dxa"/>
              <w:right w:w="200" w:type="dxa"/>
            </w:tcMar>
          </w:tcPr>
          <w:p w:rsidR="4ABAA93C" w:rsidP="4ABAA93C" w:rsidRDefault="4ABAA93C" w14:paraId="6C4E031C" w14:textId="77777777">
            <w:pPr>
              <w:spacing w:after="30"/>
            </w:pPr>
            <w:r>
              <w:rPr>
                <w:i/>
                <w:iCs/>
                <w:color w:val="777777"/>
                <w:sz w:val="16"/>
                <w:szCs w:val="16"/>
              </w:rPr>
              <w:t>From November 2026  ·  Pilot</w:t>
            </w:r>
          </w:p>
          <w:p w:rsidR="4ABAA93C" w:rsidP="4ABAA93C" w:rsidRDefault="4ABAA93C" w14:paraId="07DA30E0" w14:textId="77777777">
            <w:pPr>
              <w:spacing w:after="60"/>
            </w:pPr>
            <w:r>
              <w:rPr>
                <w:b/>
                <w:bCs/>
                <w:color w:val="1B4F2A"/>
                <w:sz w:val="22"/>
                <w:szCs w:val="22"/>
              </w:rPr>
              <w:t>SELECT &amp; PILOT IN PROJECTS</w:t>
            </w:r>
          </w:p>
          <w:p w:rsidR="4ABAA93C" w:rsidP="4ABAA93C" w:rsidRDefault="4ABAA93C" w14:paraId="5891C3D6" w14:textId="77777777">
            <w:pPr>
              <w:spacing w:after="80"/>
            </w:pPr>
            <w:r>
              <w:rPr>
                <w:sz w:val="19"/>
                <w:szCs w:val="19"/>
              </w:rPr>
              <w:t>Ongoing projects with more than two years of implementation remaining pilot the KPI system. Pilot projects will be defined after regional training.</w:t>
            </w:r>
          </w:p>
          <w:p w:rsidR="4ABAA93C" w:rsidP="4ABAA93C" w:rsidRDefault="4ABAA93C" w14:paraId="6B12C700" w14:textId="77777777">
            <w:pPr>
              <w:spacing w:before="20" w:after="20"/>
              <w:ind w:left="300" w:hanging="200"/>
            </w:pPr>
            <w:r>
              <w:rPr>
                <w:color w:val="1B7F7A"/>
                <w:sz w:val="18"/>
                <w:szCs w:val="18"/>
              </w:rPr>
              <w:t xml:space="preserve">→  </w:t>
            </w:r>
            <w:r>
              <w:rPr>
                <w:color w:val="444444"/>
                <w:sz w:val="18"/>
                <w:szCs w:val="18"/>
              </w:rPr>
              <w:t>Confirm pilot projects using the selection criteria below</w:t>
            </w:r>
          </w:p>
          <w:p w:rsidR="4ABAA93C" w:rsidP="4ABAA93C" w:rsidRDefault="4ABAA93C" w14:paraId="4A69382C" w14:textId="77777777">
            <w:pPr>
              <w:spacing w:before="20" w:after="20"/>
              <w:ind w:left="300" w:hanging="200"/>
            </w:pPr>
            <w:r>
              <w:rPr>
                <w:color w:val="1B7F7A"/>
                <w:sz w:val="18"/>
                <w:szCs w:val="18"/>
              </w:rPr>
              <w:t xml:space="preserve">→  </w:t>
            </w:r>
            <w:r>
              <w:rPr>
                <w:color w:val="444444"/>
                <w:sz w:val="18"/>
                <w:szCs w:val="18"/>
              </w:rPr>
              <w:t>Pilot KPIs, methods and data collection in real implementation contexts</w:t>
            </w:r>
          </w:p>
          <w:p w:rsidR="4ABAA93C" w:rsidP="4ABAA93C" w:rsidRDefault="4ABAA93C" w14:paraId="419CBC7D" w14:textId="77777777">
            <w:pPr>
              <w:spacing w:before="20" w:after="20"/>
              <w:ind w:left="300" w:hanging="200"/>
            </w:pPr>
            <w:r>
              <w:rPr>
                <w:color w:val="1B7F7A"/>
                <w:sz w:val="18"/>
                <w:szCs w:val="18"/>
              </w:rPr>
              <w:t xml:space="preserve">→  </w:t>
            </w:r>
            <w:r>
              <w:rPr>
                <w:color w:val="444444"/>
                <w:sz w:val="18"/>
                <w:szCs w:val="18"/>
              </w:rPr>
              <w:t>Refine guidance and tools based on what the pilots show</w:t>
            </w:r>
          </w:p>
          <w:p w:rsidR="00B7440F" w:rsidRDefault="00111048" w14:paraId="34F7CC58" w14:textId="77777777">
            <w:pPr>
              <w:spacing w:before="120" w:after="20"/>
            </w:pPr>
            <w:r>
              <w:rPr>
                <w:b/>
                <w:bCs/>
                <w:color w:val="1B7F7A"/>
                <w:sz w:val="18"/>
                <w:szCs w:val="18"/>
              </w:rPr>
              <w:t xml:space="preserve">Entry point: </w:t>
            </w:r>
            <w:r>
              <w:rPr>
                <w:color w:val="444444"/>
                <w:sz w:val="18"/>
                <w:szCs w:val="18"/>
              </w:rPr>
              <w:t>Pilots join work already underway, so the MEAL Matrix alone is not enough. For each shortlisted project, MEAL runs (1) a short readiness diagnostic of existing indicators, data systems and gaps against the MEAL Handbook; (2) a selection check on remaining duration, budget flexibility, data-system maturity and team capacity; and (3) for confirmed pilots, a KPI crosswalk workshop that maps existing indicators onto the KPI Toolbox and flags what must change.</w:t>
            </w:r>
          </w:p>
        </w:tc>
      </w:tr>
    </w:tbl>
    <w:p w:rsidR="4ABAA93C" w:rsidP="4ABAA93C" w:rsidRDefault="4ABAA93C" w14:paraId="0DC340A2" w14:textId="77777777">
      <w:pPr>
        <w:spacing w:after="1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00"/>
        <w:gridCol w:w="8560"/>
      </w:tblGrid>
      <w:tr w:rsidR="00407383" w:rsidTr="00AC6BC5" w14:paraId="1D3A980B" w14:textId="77777777">
        <w:trPr>
          <w:cantSplit/>
        </w:trPr>
        <w:tc>
          <w:tcPr>
            <w:tcW w:w="80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8DD873" w:themeFill="accent6" w:themeFillTint="99"/>
            <w:tcMar>
              <w:top w:w="100" w:type="dxa"/>
              <w:left w:w="120" w:type="dxa"/>
              <w:bottom w:w="100" w:type="dxa"/>
              <w:right w:w="120" w:type="dxa"/>
            </w:tcMar>
          </w:tcPr>
          <w:p w:rsidR="00407383" w:rsidP="4ABAA93C" w:rsidRDefault="2DC2DB7B" w14:paraId="16933948" w14:textId="77777777">
            <w:pPr>
              <w:spacing w:line="259" w:lineRule="auto"/>
              <w:jc w:val="center"/>
            </w:pPr>
            <w:r>
              <w:rPr>
                <w:b/>
                <w:bCs/>
                <w:color w:val="FFFFFF" w:themeColor="background1"/>
                <w:sz w:val="40"/>
                <w:szCs w:val="40"/>
              </w:rPr>
              <w:t>7</w:t>
            </w:r>
          </w:p>
        </w:tc>
        <w:tc>
          <w:tcPr>
            <w:tcW w:w="8560" w:type="dxa"/>
            <w:tcBorders>
              <w:top w:val="single" w:color="CCCCCC" w:sz="2" w:space="0"/>
              <w:left w:val="single" w:color="1B7F7A" w:sz="2" w:space="0"/>
              <w:bottom w:val="single" w:color="CCCCCC" w:sz="2" w:space="0"/>
              <w:right w:val="single" w:color="CCCCCC" w:sz="2" w:space="0"/>
            </w:tcBorders>
            <w:shd w:val="clear" w:color="auto" w:fill="D9F2D0" w:themeFill="accent6" w:themeFillTint="33"/>
            <w:tcMar>
              <w:top w:w="100" w:type="dxa"/>
              <w:left w:w="200" w:type="dxa"/>
              <w:bottom w:w="100" w:type="dxa"/>
              <w:right w:w="200" w:type="dxa"/>
            </w:tcMar>
          </w:tcPr>
          <w:p w:rsidR="00407383" w:rsidRDefault="005010ED" w14:paraId="29093C00" w14:textId="77777777">
            <w:pPr>
              <w:spacing w:after="30"/>
            </w:pPr>
            <w:r>
              <w:rPr>
                <w:i/>
                <w:iCs/>
                <w:color w:val="777777"/>
                <w:sz w:val="16"/>
                <w:szCs w:val="16"/>
              </w:rPr>
              <w:t>2027–2030  ·  Scale</w:t>
            </w:r>
          </w:p>
          <w:p w:rsidR="00407383" w:rsidRDefault="005010ED" w14:paraId="624F925B" w14:textId="77777777">
            <w:pPr>
              <w:spacing w:after="60"/>
            </w:pPr>
            <w:r>
              <w:rPr>
                <w:b/>
                <w:bCs/>
                <w:color w:val="1B4F2A"/>
                <w:sz w:val="22"/>
                <w:szCs w:val="22"/>
              </w:rPr>
              <w:t>SCALE, LEARN &amp; DRIVE IMPACT</w:t>
            </w:r>
          </w:p>
          <w:p w:rsidR="00407383" w:rsidRDefault="005010ED" w14:paraId="21AE9C67" w14:textId="77777777">
            <w:pPr>
              <w:spacing w:after="80"/>
            </w:pPr>
            <w:r>
              <w:rPr>
                <w:sz w:val="19"/>
                <w:szCs w:val="19"/>
              </w:rPr>
              <w:t>Expand across the portfolio and institutionalize the MEAL system.</w:t>
            </w:r>
          </w:p>
          <w:p w:rsidR="00407383" w:rsidRDefault="005010ED" w14:paraId="42B2F21C" w14:textId="77777777">
            <w:pPr>
              <w:spacing w:before="20" w:after="20"/>
              <w:ind w:left="300" w:hanging="200"/>
            </w:pPr>
            <w:r>
              <w:rPr>
                <w:color w:val="1B7F7A"/>
                <w:sz w:val="18"/>
                <w:szCs w:val="18"/>
              </w:rPr>
              <w:t xml:space="preserve">→  </w:t>
            </w:r>
            <w:r>
              <w:rPr>
                <w:color w:val="444444"/>
                <w:sz w:val="18"/>
                <w:szCs w:val="18"/>
              </w:rPr>
              <w:t>First institutional KPI run: baseline portfolio dashboard and evidence-gap register</w:t>
            </w:r>
          </w:p>
          <w:p w:rsidR="00407383" w:rsidRDefault="005010ED" w14:paraId="65FEFC14" w14:textId="77777777">
            <w:pPr>
              <w:spacing w:before="20" w:after="20"/>
              <w:ind w:left="300" w:hanging="200"/>
            </w:pPr>
            <w:r>
              <w:rPr>
                <w:color w:val="1B7F7A"/>
                <w:sz w:val="18"/>
                <w:szCs w:val="18"/>
              </w:rPr>
              <w:t xml:space="preserve">→  </w:t>
            </w:r>
            <w:r>
              <w:rPr>
                <w:color w:val="444444"/>
                <w:sz w:val="18"/>
                <w:szCs w:val="18"/>
              </w:rPr>
              <w:t>Scale to more projects and programs across regions</w:t>
            </w:r>
          </w:p>
          <w:p w:rsidR="00407383" w:rsidRDefault="005010ED" w14:paraId="0219784A" w14:textId="77777777">
            <w:pPr>
              <w:spacing w:before="20" w:after="20"/>
              <w:ind w:left="300" w:hanging="200"/>
            </w:pPr>
            <w:r>
              <w:rPr>
                <w:color w:val="1B7F7A"/>
                <w:sz w:val="18"/>
                <w:szCs w:val="18"/>
              </w:rPr>
              <w:t xml:space="preserve">→  </w:t>
            </w:r>
            <w:r>
              <w:rPr>
                <w:color w:val="444444"/>
                <w:sz w:val="18"/>
                <w:szCs w:val="18"/>
              </w:rPr>
              <w:t>Use evidence to inform decisions, adapt implementation and demonstrate impact</w:t>
            </w:r>
          </w:p>
          <w:p w:rsidR="00407383" w:rsidRDefault="005010ED" w14:paraId="26286D60" w14:textId="77777777">
            <w:pPr>
              <w:spacing w:before="20" w:after="20"/>
              <w:ind w:left="300" w:hanging="200"/>
            </w:pPr>
            <w:r>
              <w:rPr>
                <w:color w:val="1B7F7A"/>
                <w:sz w:val="18"/>
                <w:szCs w:val="18"/>
              </w:rPr>
              <w:t xml:space="preserve">→  </w:t>
            </w:r>
            <w:r>
              <w:rPr>
                <w:color w:val="444444"/>
                <w:sz w:val="18"/>
                <w:szCs w:val="18"/>
              </w:rPr>
              <w:t>Strengthen cross-project synthesis, geospatial analysis, modeling and contribution analysis</w:t>
            </w:r>
          </w:p>
          <w:p w:rsidR="00407383" w:rsidRDefault="005010ED" w14:paraId="77F8C215" w14:textId="77777777">
            <w:pPr>
              <w:spacing w:before="20" w:after="20"/>
              <w:ind w:left="300" w:hanging="200"/>
            </w:pPr>
            <w:r>
              <w:rPr>
                <w:color w:val="1B7F7A"/>
                <w:sz w:val="18"/>
                <w:szCs w:val="18"/>
              </w:rPr>
              <w:t xml:space="preserve">→  </w:t>
            </w:r>
            <w:r>
              <w:rPr>
                <w:color w:val="444444"/>
                <w:sz w:val="18"/>
                <w:szCs w:val="18"/>
              </w:rPr>
              <w:t>Build CIMMYT’s capacity to answer what changed, for whom, where, under what conditions and at what scale</w:t>
            </w:r>
          </w:p>
        </w:tc>
      </w:tr>
    </w:tbl>
    <w:p w:rsidR="00407383" w:rsidRDefault="00407383" w14:paraId="6BE78D93" w14:textId="77777777">
      <w:pPr>
        <w:spacing w:after="160"/>
      </w:pPr>
    </w:p>
    <w:p w:rsidR="00407383" w:rsidRDefault="005010ED" w14:paraId="2D2F275B" w14:textId="77777777">
      <w:pPr>
        <w:pStyle w:val="Heading2"/>
        <w:keepNext/>
      </w:pPr>
      <w:r>
        <w:t>5.6  Enabling Success</w:t>
      </w:r>
    </w:p>
    <w:p w:rsidR="00407383" w:rsidRDefault="005010ED" w14:paraId="050597B8" w14:textId="77777777">
      <w:pPr>
        <w:spacing w:after="140"/>
      </w:pPr>
      <w:r>
        <w:rPr>
          <w:color w:val="444444"/>
        </w:rPr>
        <w:t>Five enabling conditions will determine whether the roadmap translates into a functioning MEAL system:</w:t>
      </w:r>
    </w:p>
    <w:p w:rsidR="00407383" w:rsidRDefault="00407383" w14:paraId="429A1029"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407383" w14:paraId="3642ECC0" w14:textId="77777777">
        <w:tc>
          <w:tcPr>
            <w:tcW w:w="1872" w:type="dxa"/>
            <w:tcBorders>
              <w:top w:val="single" w:color="CCCCCC" w:sz="2" w:space="0"/>
              <w:left w:val="single" w:color="CCCCCC" w:sz="2" w:space="0"/>
              <w:bottom w:val="single" w:color="CCCCCC" w:sz="2" w:space="0"/>
              <w:right w:val="single" w:color="CCCCCC" w:sz="2" w:space="0"/>
            </w:tcBorders>
            <w:shd w:val="clear" w:color="auto" w:fill="E8F5E9"/>
            <w:tcMar>
              <w:top w:w="120" w:type="dxa"/>
              <w:left w:w="130" w:type="dxa"/>
              <w:bottom w:w="120" w:type="dxa"/>
              <w:right w:w="130" w:type="dxa"/>
            </w:tcMar>
          </w:tcPr>
          <w:p w:rsidR="00407383" w:rsidRDefault="005010ED" w14:paraId="2B6AD614" w14:textId="77777777">
            <w:pPr>
              <w:spacing w:after="60"/>
            </w:pPr>
            <w:r>
              <w:rPr>
                <w:b/>
                <w:bCs/>
                <w:color w:val="1B4F2A"/>
                <w:sz w:val="18"/>
                <w:szCs w:val="18"/>
              </w:rPr>
              <w:t>Strong Data Systems</w:t>
            </w:r>
          </w:p>
          <w:p w:rsidR="00407383" w:rsidRDefault="005010ED" w14:paraId="3CA3874C" w14:textId="77777777">
            <w:r>
              <w:rPr>
                <w:color w:val="444444"/>
                <w:sz w:val="16"/>
                <w:szCs w:val="16"/>
              </w:rPr>
              <w:t>Working with the Data Group to ensure systems are integrated, reliable and user-friendly</w:t>
            </w:r>
          </w:p>
        </w:tc>
        <w:tc>
          <w:tcPr>
            <w:tcW w:w="1872" w:type="dxa"/>
            <w:tcBorders>
              <w:top w:val="single" w:color="CCCCCC" w:sz="2" w:space="0"/>
              <w:left w:val="single" w:color="CCCCCC" w:sz="2" w:space="0"/>
              <w:bottom w:val="single" w:color="CCCCCC" w:sz="2" w:space="0"/>
              <w:right w:val="single" w:color="CCCCCC" w:sz="2" w:space="0"/>
            </w:tcBorders>
            <w:shd w:val="clear" w:color="auto" w:fill="E0F2F1"/>
            <w:tcMar>
              <w:top w:w="120" w:type="dxa"/>
              <w:left w:w="130" w:type="dxa"/>
              <w:bottom w:w="120" w:type="dxa"/>
              <w:right w:w="130" w:type="dxa"/>
            </w:tcMar>
          </w:tcPr>
          <w:p w:rsidR="00407383" w:rsidRDefault="005010ED" w14:paraId="688A33C4" w14:textId="77777777">
            <w:pPr>
              <w:spacing w:after="60"/>
            </w:pPr>
            <w:r>
              <w:rPr>
                <w:b/>
                <w:bCs/>
                <w:color w:val="004D5B"/>
                <w:sz w:val="18"/>
                <w:szCs w:val="18"/>
              </w:rPr>
              <w:t>Clear Roles &amp; Governance</w:t>
            </w:r>
          </w:p>
          <w:p w:rsidR="00407383" w:rsidRDefault="005010ED" w14:paraId="18F0D925" w14:textId="77777777">
            <w:r>
              <w:rPr>
                <w:color w:val="444444"/>
                <w:sz w:val="16"/>
                <w:szCs w:val="16"/>
              </w:rPr>
              <w:t>Defined responsibilities across project teams, MEAL, Data Group, science and leadership</w:t>
            </w:r>
          </w:p>
        </w:tc>
        <w:tc>
          <w:tcPr>
            <w:tcW w:w="1872" w:type="dxa"/>
            <w:tcBorders>
              <w:top w:val="single" w:color="CCCCCC" w:sz="2" w:space="0"/>
              <w:left w:val="single" w:color="CCCCCC" w:sz="2" w:space="0"/>
              <w:bottom w:val="single" w:color="CCCCCC" w:sz="2" w:space="0"/>
              <w:right w:val="single" w:color="CCCCCC" w:sz="2" w:space="0"/>
            </w:tcBorders>
            <w:shd w:val="clear" w:color="auto" w:fill="EDE7F6"/>
            <w:tcMar>
              <w:top w:w="120" w:type="dxa"/>
              <w:left w:w="130" w:type="dxa"/>
              <w:bottom w:w="120" w:type="dxa"/>
              <w:right w:w="130" w:type="dxa"/>
            </w:tcMar>
          </w:tcPr>
          <w:p w:rsidR="00407383" w:rsidRDefault="005010ED" w14:paraId="6AC72C57" w14:textId="77777777">
            <w:pPr>
              <w:spacing w:after="60"/>
            </w:pPr>
            <w:r>
              <w:rPr>
                <w:b/>
                <w:bCs/>
                <w:color w:val="4527A0"/>
                <w:sz w:val="18"/>
                <w:szCs w:val="18"/>
              </w:rPr>
              <w:t>Quality &amp; Accountability</w:t>
            </w:r>
          </w:p>
          <w:p w:rsidR="00407383" w:rsidRDefault="005010ED" w14:paraId="75FD05E1" w14:textId="77777777">
            <w:r>
              <w:rPr>
                <w:color w:val="444444"/>
                <w:sz w:val="16"/>
                <w:szCs w:val="16"/>
              </w:rPr>
              <w:t>Quality controls, assurance reviews and documented standards embedded throughout the lifecycle</w:t>
            </w:r>
          </w:p>
        </w:tc>
        <w:tc>
          <w:tcPr>
            <w:tcW w:w="1872" w:type="dxa"/>
            <w:tcBorders>
              <w:top w:val="single" w:color="CCCCCC" w:sz="2" w:space="0"/>
              <w:left w:val="single" w:color="CCCCCC" w:sz="2" w:space="0"/>
              <w:bottom w:val="single" w:color="CCCCCC" w:sz="2" w:space="0"/>
              <w:right w:val="single" w:color="CCCCCC" w:sz="2" w:space="0"/>
            </w:tcBorders>
            <w:shd w:val="clear" w:color="auto" w:fill="FFF3E0"/>
            <w:tcMar>
              <w:top w:w="120" w:type="dxa"/>
              <w:left w:w="130" w:type="dxa"/>
              <w:bottom w:w="120" w:type="dxa"/>
              <w:right w:w="130" w:type="dxa"/>
            </w:tcMar>
          </w:tcPr>
          <w:p w:rsidR="00407383" w:rsidRDefault="005010ED" w14:paraId="06D787BF" w14:textId="77777777">
            <w:pPr>
              <w:spacing w:after="60"/>
            </w:pPr>
            <w:r>
              <w:rPr>
                <w:b/>
                <w:bCs/>
                <w:color w:val="E65100"/>
                <w:sz w:val="18"/>
                <w:szCs w:val="18"/>
              </w:rPr>
              <w:t>Capacity Development</w:t>
            </w:r>
          </w:p>
          <w:p w:rsidR="00407383" w:rsidRDefault="005010ED" w14:paraId="157F595F" w14:textId="77777777">
            <w:r>
              <w:rPr>
                <w:color w:val="444444"/>
                <w:sz w:val="16"/>
                <w:szCs w:val="16"/>
              </w:rPr>
              <w:t>Role-based training, communities of practice, office hours and reusable learning resources</w:t>
            </w:r>
          </w:p>
        </w:tc>
        <w:tc>
          <w:tcPr>
            <w:tcW w:w="1872" w:type="dxa"/>
            <w:tcBorders>
              <w:top w:val="single" w:color="CCCCCC" w:sz="2" w:space="0"/>
              <w:left w:val="single" w:color="CCCCCC" w:sz="2" w:space="0"/>
              <w:bottom w:val="single" w:color="CCCCCC" w:sz="2" w:space="0"/>
              <w:right w:val="single" w:color="CCCCCC" w:sz="2" w:space="0"/>
            </w:tcBorders>
            <w:shd w:val="clear" w:color="auto" w:fill="F5F5F5"/>
            <w:tcMar>
              <w:top w:w="120" w:type="dxa"/>
              <w:left w:w="130" w:type="dxa"/>
              <w:bottom w:w="120" w:type="dxa"/>
              <w:right w:w="130" w:type="dxa"/>
            </w:tcMar>
          </w:tcPr>
          <w:p w:rsidR="00407383" w:rsidRDefault="005010ED" w14:paraId="519440B7" w14:textId="77777777">
            <w:pPr>
              <w:spacing w:after="60"/>
            </w:pPr>
            <w:r>
              <w:rPr>
                <w:b/>
                <w:bCs/>
                <w:color w:val="37474F"/>
                <w:sz w:val="18"/>
                <w:szCs w:val="18"/>
              </w:rPr>
              <w:t>Continuous Learning &amp; Adaptation</w:t>
            </w:r>
          </w:p>
          <w:p w:rsidR="00407383" w:rsidRDefault="005010ED" w14:paraId="3F8396F4" w14:textId="77777777">
            <w:r>
              <w:rPr>
                <w:color w:val="444444"/>
                <w:sz w:val="16"/>
                <w:szCs w:val="16"/>
              </w:rPr>
              <w:t>Evidence reviewed and acted on; improvements released as new versions of the guidance</w:t>
            </w:r>
          </w:p>
        </w:tc>
      </w:tr>
    </w:tbl>
    <w:p w:rsidR="00407383" w:rsidRDefault="00407383" w14:paraId="408160FC" w14:textId="77777777"/>
    <w:p w:rsidR="00036239" w:rsidRDefault="00111048" w14:paraId="3E727837" w14:textId="77777777">
      <w:pPr>
        <w:pStyle w:val="Heading2"/>
        <w:keepNext/>
      </w:pPr>
      <w:r>
        <w:t>5.7  Operating Cadence and Assurance</w:t>
      </w:r>
    </w:p>
    <w:p w:rsidR="00036239" w:rsidRDefault="00111048" w14:paraId="487AB98F" w14:textId="77777777">
      <w:pPr>
        <w:spacing w:after="80" w:line="252" w:lineRule="auto"/>
      </w:pPr>
      <w:r>
        <w:rPr>
          <w:rFonts w:ascii="Aptos" w:hAnsi="Aptos"/>
          <w:color w:val="243746"/>
          <w:sz w:val="18"/>
        </w:rPr>
        <w:t>Implementation runs on a light, regular cadence in addition to annual reporting. Frequency is adapted to seasonality and project risk.</w:t>
      </w:r>
    </w:p>
    <w:tbl>
      <w:tblPr>
        <w:tblStyle w:val="TableGrid"/>
        <w:tblW w:w="0" w:type="auto"/>
        <w:jc w:val="center"/>
        <w:tblLayout w:type="fixed"/>
        <w:tblLook w:val="04A0" w:firstRow="1" w:lastRow="0" w:firstColumn="1" w:lastColumn="0" w:noHBand="0" w:noVBand="1"/>
      </w:tblPr>
      <w:tblGrid>
        <w:gridCol w:w="2088"/>
        <w:gridCol w:w="4464"/>
        <w:gridCol w:w="3600"/>
      </w:tblGrid>
      <w:tr w:rsidR="00036239" w14:paraId="1A28B51D" w14:textId="77777777">
        <w:trPr>
          <w:tblHeader/>
          <w:jc w:val="center"/>
        </w:trPr>
        <w:tc>
          <w:tcPr>
            <w:tcW w:w="2088" w:type="dxa"/>
            <w:shd w:val="clear" w:color="auto" w:fill="1B7F7A"/>
            <w:tcMar>
              <w:top w:w="70" w:type="dxa"/>
              <w:left w:w="90" w:type="dxa"/>
              <w:bottom w:w="70" w:type="dxa"/>
              <w:right w:w="90" w:type="dxa"/>
            </w:tcMar>
            <w:vAlign w:val="center"/>
          </w:tcPr>
          <w:p w:rsidR="00036239" w:rsidRDefault="00111048" w14:paraId="272D8C26" w14:textId="77777777">
            <w:pPr>
              <w:spacing w:after="20"/>
            </w:pPr>
            <w:r>
              <w:rPr>
                <w:rFonts w:ascii="Aptos" w:hAnsi="Aptos"/>
                <w:b/>
                <w:color w:val="FFFFFF"/>
                <w:sz w:val="14"/>
              </w:rPr>
              <w:t>Cadence</w:t>
            </w:r>
          </w:p>
        </w:tc>
        <w:tc>
          <w:tcPr>
            <w:tcW w:w="4464" w:type="dxa"/>
            <w:shd w:val="clear" w:color="auto" w:fill="1B7F7A"/>
            <w:tcMar>
              <w:top w:w="70" w:type="dxa"/>
              <w:left w:w="90" w:type="dxa"/>
              <w:bottom w:w="70" w:type="dxa"/>
              <w:right w:w="90" w:type="dxa"/>
            </w:tcMar>
            <w:vAlign w:val="center"/>
          </w:tcPr>
          <w:p w:rsidR="00036239" w:rsidRDefault="00111048" w14:paraId="1966688C" w14:textId="77777777">
            <w:pPr>
              <w:spacing w:after="20"/>
            </w:pPr>
            <w:r>
              <w:rPr>
                <w:rFonts w:ascii="Aptos" w:hAnsi="Aptos"/>
                <w:b/>
                <w:color w:val="FFFFFF"/>
                <w:sz w:val="14"/>
              </w:rPr>
              <w:t>Purpose</w:t>
            </w:r>
          </w:p>
        </w:tc>
        <w:tc>
          <w:tcPr>
            <w:tcW w:w="3600" w:type="dxa"/>
            <w:shd w:val="clear" w:color="auto" w:fill="1B7F7A"/>
            <w:tcMar>
              <w:top w:w="70" w:type="dxa"/>
              <w:left w:w="90" w:type="dxa"/>
              <w:bottom w:w="70" w:type="dxa"/>
              <w:right w:w="90" w:type="dxa"/>
            </w:tcMar>
            <w:vAlign w:val="center"/>
          </w:tcPr>
          <w:p w:rsidR="00036239" w:rsidRDefault="00111048" w14:paraId="08C57511" w14:textId="77777777">
            <w:pPr>
              <w:spacing w:after="20"/>
            </w:pPr>
            <w:r>
              <w:rPr>
                <w:rFonts w:ascii="Aptos" w:hAnsi="Aptos"/>
                <w:b/>
                <w:color w:val="FFFFFF"/>
                <w:sz w:val="14"/>
              </w:rPr>
              <w:t>Typical output</w:t>
            </w:r>
          </w:p>
        </w:tc>
      </w:tr>
      <w:tr w:rsidR="00036239" w14:paraId="74BB3936" w14:textId="77777777">
        <w:trPr>
          <w:jc w:val="center"/>
        </w:trPr>
        <w:tc>
          <w:tcPr>
            <w:tcW w:w="2088" w:type="dxa"/>
            <w:tcMar>
              <w:top w:w="70" w:type="dxa"/>
              <w:left w:w="90" w:type="dxa"/>
              <w:bottom w:w="70" w:type="dxa"/>
              <w:right w:w="90" w:type="dxa"/>
            </w:tcMar>
            <w:vAlign w:val="center"/>
          </w:tcPr>
          <w:p w:rsidR="00036239" w:rsidRDefault="00111048" w14:paraId="26B8EC42" w14:textId="77777777">
            <w:pPr>
              <w:spacing w:after="20"/>
            </w:pPr>
            <w:r>
              <w:rPr>
                <w:rFonts w:ascii="Aptos" w:hAnsi="Aptos"/>
                <w:b/>
                <w:color w:val="243746"/>
                <w:sz w:val="14"/>
              </w:rPr>
              <w:t>Continuous / monthly</w:t>
            </w:r>
          </w:p>
        </w:tc>
        <w:tc>
          <w:tcPr>
            <w:tcW w:w="4464" w:type="dxa"/>
            <w:tcMar>
              <w:top w:w="70" w:type="dxa"/>
              <w:left w:w="90" w:type="dxa"/>
              <w:bottom w:w="70" w:type="dxa"/>
              <w:right w:w="90" w:type="dxa"/>
            </w:tcMar>
            <w:vAlign w:val="center"/>
          </w:tcPr>
          <w:p w:rsidR="00036239" w:rsidRDefault="00111048" w14:paraId="1F4C67D6" w14:textId="77777777">
            <w:pPr>
              <w:spacing w:after="20"/>
            </w:pPr>
            <w:r>
              <w:rPr>
                <w:rFonts w:ascii="Aptos" w:hAnsi="Aptos"/>
                <w:color w:val="243746"/>
                <w:sz w:val="14"/>
              </w:rPr>
              <w:t>Automated or routine data-quality checks; exceptions resolved close to collection.</w:t>
            </w:r>
          </w:p>
        </w:tc>
        <w:tc>
          <w:tcPr>
            <w:tcW w:w="3600" w:type="dxa"/>
            <w:tcMar>
              <w:top w:w="70" w:type="dxa"/>
              <w:left w:w="90" w:type="dxa"/>
              <w:bottom w:w="70" w:type="dxa"/>
              <w:right w:w="90" w:type="dxa"/>
            </w:tcMar>
            <w:vAlign w:val="center"/>
          </w:tcPr>
          <w:p w:rsidR="00036239" w:rsidRDefault="00111048" w14:paraId="513837A3" w14:textId="77777777">
            <w:pPr>
              <w:spacing w:after="20"/>
            </w:pPr>
            <w:r>
              <w:rPr>
                <w:rFonts w:ascii="Aptos" w:hAnsi="Aptos"/>
                <w:color w:val="243746"/>
                <w:sz w:val="14"/>
              </w:rPr>
              <w:t>Quality flags, corrected records, system issue log</w:t>
            </w:r>
          </w:p>
        </w:tc>
      </w:tr>
      <w:tr w:rsidR="00036239" w14:paraId="4F6598BC" w14:textId="77777777">
        <w:trPr>
          <w:jc w:val="center"/>
        </w:trPr>
        <w:tc>
          <w:tcPr>
            <w:tcW w:w="2088" w:type="dxa"/>
            <w:shd w:val="clear" w:color="auto" w:fill="F3F6F7"/>
            <w:tcMar>
              <w:top w:w="70" w:type="dxa"/>
              <w:left w:w="90" w:type="dxa"/>
              <w:bottom w:w="70" w:type="dxa"/>
              <w:right w:w="90" w:type="dxa"/>
            </w:tcMar>
            <w:vAlign w:val="center"/>
          </w:tcPr>
          <w:p w:rsidR="00036239" w:rsidRDefault="00111048" w14:paraId="4D8EB405" w14:textId="77777777">
            <w:pPr>
              <w:spacing w:after="20"/>
            </w:pPr>
            <w:r>
              <w:rPr>
                <w:rFonts w:ascii="Aptos" w:hAnsi="Aptos"/>
                <w:b/>
                <w:color w:val="243746"/>
                <w:sz w:val="14"/>
              </w:rPr>
              <w:t>Quarterly / seasonal</w:t>
            </w:r>
          </w:p>
        </w:tc>
        <w:tc>
          <w:tcPr>
            <w:tcW w:w="4464" w:type="dxa"/>
            <w:shd w:val="clear" w:color="auto" w:fill="F3F6F7"/>
            <w:tcMar>
              <w:top w:w="70" w:type="dxa"/>
              <w:left w:w="90" w:type="dxa"/>
              <w:bottom w:w="70" w:type="dxa"/>
              <w:right w:w="90" w:type="dxa"/>
            </w:tcMar>
            <w:vAlign w:val="center"/>
          </w:tcPr>
          <w:p w:rsidR="00036239" w:rsidRDefault="00111048" w14:paraId="769CF0C4" w14:textId="77777777">
            <w:pPr>
              <w:spacing w:after="20"/>
            </w:pPr>
            <w:r>
              <w:rPr>
                <w:rFonts w:ascii="Aptos" w:hAnsi="Aptos"/>
                <w:color w:val="243746"/>
                <w:sz w:val="14"/>
              </w:rPr>
              <w:t>Joint evidence review focused on implementation, reach, early uptake and emerging outcomes.</w:t>
            </w:r>
          </w:p>
        </w:tc>
        <w:tc>
          <w:tcPr>
            <w:tcW w:w="3600" w:type="dxa"/>
            <w:shd w:val="clear" w:color="auto" w:fill="F3F6F7"/>
            <w:tcMar>
              <w:top w:w="70" w:type="dxa"/>
              <w:left w:w="90" w:type="dxa"/>
              <w:bottom w:w="70" w:type="dxa"/>
              <w:right w:w="90" w:type="dxa"/>
            </w:tcMar>
            <w:vAlign w:val="center"/>
          </w:tcPr>
          <w:p w:rsidR="00036239" w:rsidRDefault="00111048" w14:paraId="7DCD7DF2" w14:textId="77777777">
            <w:pPr>
              <w:spacing w:after="20"/>
            </w:pPr>
            <w:r>
              <w:rPr>
                <w:rFonts w:ascii="Aptos" w:hAnsi="Aptos"/>
                <w:color w:val="243746"/>
                <w:sz w:val="14"/>
              </w:rPr>
              <w:t>Decision log: what changes, who acts, by when</w:t>
            </w:r>
          </w:p>
        </w:tc>
      </w:tr>
      <w:tr w:rsidR="00036239" w14:paraId="56253206" w14:textId="77777777">
        <w:trPr>
          <w:jc w:val="center"/>
        </w:trPr>
        <w:tc>
          <w:tcPr>
            <w:tcW w:w="2088" w:type="dxa"/>
            <w:tcMar>
              <w:top w:w="70" w:type="dxa"/>
              <w:left w:w="90" w:type="dxa"/>
              <w:bottom w:w="70" w:type="dxa"/>
              <w:right w:w="90" w:type="dxa"/>
            </w:tcMar>
            <w:vAlign w:val="center"/>
          </w:tcPr>
          <w:p w:rsidR="00036239" w:rsidRDefault="00111048" w14:paraId="07A14CD3" w14:textId="77777777">
            <w:pPr>
              <w:spacing w:after="20"/>
            </w:pPr>
            <w:r>
              <w:rPr>
                <w:rFonts w:ascii="Aptos" w:hAnsi="Aptos"/>
                <w:b/>
                <w:color w:val="243746"/>
                <w:sz w:val="14"/>
              </w:rPr>
              <w:t>Annual</w:t>
            </w:r>
          </w:p>
        </w:tc>
        <w:tc>
          <w:tcPr>
            <w:tcW w:w="4464" w:type="dxa"/>
            <w:tcMar>
              <w:top w:w="70" w:type="dxa"/>
              <w:left w:w="90" w:type="dxa"/>
              <w:bottom w:w="70" w:type="dxa"/>
              <w:right w:w="90" w:type="dxa"/>
            </w:tcMar>
            <w:vAlign w:val="center"/>
          </w:tcPr>
          <w:p w:rsidR="00036239" w:rsidRDefault="00111048" w14:paraId="520CFD0A" w14:textId="77777777">
            <w:pPr>
              <w:spacing w:after="20"/>
            </w:pPr>
            <w:r>
              <w:rPr>
                <w:rFonts w:ascii="Aptos" w:hAnsi="Aptos"/>
                <w:color w:val="243746"/>
                <w:sz w:val="14"/>
              </w:rPr>
              <w:t>Recompute institutional KPIs from eligible records; review coverage, uncertainty and evidence gaps.</w:t>
            </w:r>
          </w:p>
        </w:tc>
        <w:tc>
          <w:tcPr>
            <w:tcW w:w="3600" w:type="dxa"/>
            <w:tcMar>
              <w:top w:w="70" w:type="dxa"/>
              <w:left w:w="90" w:type="dxa"/>
              <w:bottom w:w="70" w:type="dxa"/>
              <w:right w:w="90" w:type="dxa"/>
            </w:tcMar>
            <w:vAlign w:val="center"/>
          </w:tcPr>
          <w:p w:rsidR="00036239" w:rsidRDefault="00111048" w14:paraId="57543FEC" w14:textId="77777777">
            <w:pPr>
              <w:spacing w:after="20"/>
            </w:pPr>
            <w:r>
              <w:rPr>
                <w:rFonts w:ascii="Aptos" w:hAnsi="Aptos"/>
                <w:color w:val="243746"/>
                <w:sz w:val="14"/>
              </w:rPr>
              <w:t>Portfolio dashboard + evidence-gap register + method notes</w:t>
            </w:r>
          </w:p>
        </w:tc>
      </w:tr>
      <w:tr w:rsidR="00036239" w14:paraId="60DD37F2" w14:textId="77777777">
        <w:trPr>
          <w:jc w:val="center"/>
        </w:trPr>
        <w:tc>
          <w:tcPr>
            <w:tcW w:w="2088" w:type="dxa"/>
            <w:shd w:val="clear" w:color="auto" w:fill="F3F6F7"/>
            <w:tcMar>
              <w:top w:w="70" w:type="dxa"/>
              <w:left w:w="90" w:type="dxa"/>
              <w:bottom w:w="70" w:type="dxa"/>
              <w:right w:w="90" w:type="dxa"/>
            </w:tcMar>
            <w:vAlign w:val="center"/>
          </w:tcPr>
          <w:p w:rsidR="00036239" w:rsidRDefault="00111048" w14:paraId="6BFD0298" w14:textId="77777777">
            <w:pPr>
              <w:spacing w:after="20"/>
            </w:pPr>
            <w:r>
              <w:rPr>
                <w:rFonts w:ascii="Aptos" w:hAnsi="Aptos"/>
                <w:b/>
                <w:color w:val="243746"/>
                <w:sz w:val="14"/>
              </w:rPr>
              <w:t>Midterm / endline / trigger-based</w:t>
            </w:r>
          </w:p>
        </w:tc>
        <w:tc>
          <w:tcPr>
            <w:tcW w:w="4464" w:type="dxa"/>
            <w:shd w:val="clear" w:color="auto" w:fill="F3F6F7"/>
            <w:tcMar>
              <w:top w:w="70" w:type="dxa"/>
              <w:left w:w="90" w:type="dxa"/>
              <w:bottom w:w="70" w:type="dxa"/>
              <w:right w:w="90" w:type="dxa"/>
            </w:tcMar>
            <w:vAlign w:val="center"/>
          </w:tcPr>
          <w:p w:rsidR="00036239" w:rsidRDefault="00111048" w14:paraId="64596911" w14:textId="77777777">
            <w:pPr>
              <w:spacing w:after="20"/>
            </w:pPr>
            <w:r>
              <w:rPr>
                <w:rFonts w:ascii="Aptos" w:hAnsi="Aptos"/>
                <w:color w:val="243746"/>
                <w:sz w:val="14"/>
              </w:rPr>
              <w:t>Outcome or impact studies, contribution/evaluation analysis, shock-event measurement where relevant.</w:t>
            </w:r>
          </w:p>
        </w:tc>
        <w:tc>
          <w:tcPr>
            <w:tcW w:w="3600" w:type="dxa"/>
            <w:shd w:val="clear" w:color="auto" w:fill="F3F6F7"/>
            <w:tcMar>
              <w:top w:w="70" w:type="dxa"/>
              <w:left w:w="90" w:type="dxa"/>
              <w:bottom w:w="70" w:type="dxa"/>
              <w:right w:w="90" w:type="dxa"/>
            </w:tcMar>
            <w:vAlign w:val="center"/>
          </w:tcPr>
          <w:p w:rsidR="00036239" w:rsidRDefault="00111048" w14:paraId="5520A816" w14:textId="77777777">
            <w:pPr>
              <w:spacing w:after="20"/>
            </w:pPr>
            <w:r>
              <w:rPr>
                <w:rFonts w:ascii="Aptos" w:hAnsi="Aptos"/>
                <w:color w:val="243746"/>
                <w:sz w:val="14"/>
              </w:rPr>
              <w:t>Evaluation findings, contribution analysis, updated impact narrative</w:t>
            </w:r>
          </w:p>
        </w:tc>
      </w:tr>
    </w:tbl>
    <w:p w:rsidR="00036239" w:rsidRDefault="00111048" w14:paraId="21B82498" w14:textId="77777777">
      <w:pPr>
        <w:pStyle w:val="Heading2"/>
        <w:pageBreakBefore/>
      </w:pPr>
      <w:r>
        <w:t xml:space="preserve">5.8  MEAL </w:t>
      </w:r>
      <w:commentRangeStart w:id="14"/>
      <w:commentRangeStart w:id="15"/>
      <w:commentRangeStart w:id="16"/>
      <w:r>
        <w:t>Team Structure and Roles</w:t>
      </w:r>
      <w:commentRangeEnd w:id="14"/>
      <w:r>
        <w:rPr>
          <w:rStyle w:val="CommentReference"/>
          <w:sz w:val="26"/>
          <w:szCs w:val="26"/>
        </w:rPr>
        <w:commentReference w:id="14"/>
      </w:r>
      <w:commentRangeEnd w:id="15"/>
      <w:r>
        <w:rPr>
          <w:rStyle w:val="CommentReference"/>
        </w:rPr>
        <w:commentReference w:id="15"/>
      </w:r>
      <w:commentRangeEnd w:id="16"/>
      <w:r>
        <w:rPr>
          <w:rStyle w:val="CommentReference"/>
        </w:rPr>
        <w:commentReference w:id="16"/>
      </w:r>
    </w:p>
    <w:p w:rsidR="002A7E8F" w:rsidRDefault="00FE3B39" w14:paraId="3060A15A" w14:textId="77777777">
      <w:pPr>
        <w:spacing w:after="80" w:line="252" w:lineRule="auto"/>
      </w:pPr>
      <w:r>
        <w:rPr>
          <w:rFonts w:ascii="Aptos" w:hAnsi="Aptos"/>
          <w:color w:val="243746"/>
          <w:sz w:val="18"/>
        </w:rPr>
        <w:t>The MEAL function is organized in three connected layers. The Core Layer, made up of the MEAL Group Lead and three technical pillars, provides institutional standards, specialist expertise, systems and portfolio-level analysis. The Regional Layer makes these approaches work across each regional portfolio. The Project Layer, the Extended MEAL Network of Project MEAL Focal Points, keeps monitoring and evidence generation close to implementation. The structure is deliberately lean: thirteen positions</w:t>
      </w:r>
      <w:r>
        <w:rPr>
          <w:rFonts w:ascii="Aptos" w:hAnsi="Aptos"/>
          <w:color w:val="243746"/>
          <w:sz w:val="18"/>
        </w:rPr>
        <w:t xml:space="preserve"> in the Core and Regional Layers, with focal points added as the portfolio grows.</w:t>
      </w:r>
    </w:p>
    <w:p w:rsidR="00036239" w:rsidP="00AB3F39" w:rsidRDefault="00AB3F39" w14:paraId="061AD423" w14:textId="77777777">
      <w:pPr>
        <w:spacing w:after="60"/>
        <w:jc w:val="center"/>
      </w:pPr>
      <w:r w:rsidRPr="00AB3F39">
        <w:rPr>
          <w:noProof/>
        </w:rPr>
        <w:drawing>
          <wp:inline distT="0" distB="0" distL="0" distR="0" wp14:anchorId="122AB8C0" wp14:editId="166C8EEC">
            <wp:extent cx="6172200" cy="3472815"/>
            <wp:effectExtent l="0" t="0" r="0" b="0"/>
            <wp:docPr id="40540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72200" cy="3472815"/>
                    </a:xfrm>
                    <a:prstGeom prst="rect">
                      <a:avLst/>
                    </a:prstGeom>
                    <a:noFill/>
                    <a:ln>
                      <a:noFill/>
                    </a:ln>
                  </pic:spPr>
                </pic:pic>
              </a:graphicData>
            </a:graphic>
          </wp:inline>
        </w:drawing>
      </w:r>
      <w:r w:rsidR="00111048">
        <w:rPr>
          <w:rFonts w:ascii="Aptos" w:hAnsi="Aptos"/>
          <w:i/>
          <w:color w:val="5A6770"/>
          <w:sz w:val="15"/>
        </w:rPr>
        <w:t>Figure 5.1. CIMMYT MEAL organizational structure: core, regional and project layers. Solid lines indicate direct reporting; dotted lines indicate functional coordination.</w:t>
      </w:r>
    </w:p>
    <w:tbl>
      <w:tblPr>
        <w:tblStyle w:val="TableGrid"/>
        <w:tblW w:w="10008" w:type="dxa"/>
        <w:jc w:val="center"/>
        <w:tblLayout w:type="fixed"/>
        <w:tblLook w:val="04A0" w:firstRow="1" w:lastRow="0" w:firstColumn="1" w:lastColumn="0" w:noHBand="0" w:noVBand="1"/>
      </w:tblPr>
      <w:tblGrid>
        <w:gridCol w:w="10008"/>
      </w:tblGrid>
      <w:tr w:rsidR="00036239" w:rsidTr="00AB3F39" w14:paraId="617B1790" w14:textId="77777777">
        <w:trPr>
          <w:jc w:val="center"/>
        </w:trPr>
        <w:tc>
          <w:tcPr>
            <w:tcW w:w="10008" w:type="dxa"/>
            <w:shd w:val="clear" w:color="auto" w:fill="EAF4F3"/>
            <w:tcMar>
              <w:top w:w="100" w:type="dxa"/>
              <w:left w:w="120" w:type="dxa"/>
              <w:bottom w:w="100" w:type="dxa"/>
              <w:right w:w="120" w:type="dxa"/>
            </w:tcMar>
          </w:tcPr>
          <w:p w:rsidR="00036239" w:rsidRDefault="00111048" w14:paraId="4E48FF68" w14:textId="77777777">
            <w:r>
              <w:rPr>
                <w:rFonts w:ascii="Aptos" w:hAnsi="Aptos"/>
                <w:color w:val="243746"/>
                <w:sz w:val="17"/>
              </w:rPr>
              <w:t>Operating principle: central standards, distributed implementation, institutional integration. Project teams remain responsible for routine implementation monitoring and source-level records. Regional MEAL Leads make sure institutional requirements are applied consistently across projects and are the main interface between projects and the Core Layer. The Core Layer develops common methods and systems, solves complex technical issues, integrates evidence across the portfolio and supports institutional learning and decision-making.</w:t>
            </w:r>
          </w:p>
        </w:tc>
      </w:tr>
    </w:tbl>
    <w:p w:rsidR="002A7E8F" w:rsidRDefault="002A7E8F" w14:paraId="4A43E6E6" w14:textId="77777777">
      <w:pPr>
        <w:spacing w:after="40" w:line="252" w:lineRule="auto"/>
      </w:pPr>
    </w:p>
    <w:p w:rsidR="002A7E8F" w:rsidRDefault="00FE3B39" w14:paraId="29FDDB80" w14:textId="77777777">
      <w:pPr>
        <w:spacing w:after="80" w:line="252" w:lineRule="auto"/>
      </w:pPr>
      <w:r>
        <w:rPr>
          <w:rFonts w:ascii="Aptos" w:hAnsi="Aptos"/>
          <w:color w:val="243746"/>
          <w:sz w:val="18"/>
        </w:rPr>
        <w:t xml:space="preserve">Senior Leads work as player-coaches: they set priorities and lead their teams, and they also do the most complex technical work in their area. Mid-level specialists provide dedicated technical capacity; analysts and officers carry </w:t>
      </w:r>
      <w:r>
        <w:rPr>
          <w:rFonts w:ascii="Aptos" w:hAnsi="Aptos"/>
          <w:color w:val="243746"/>
          <w:sz w:val="18"/>
        </w:rPr>
        <w:t>most of the recurring implementation, analysis, reporting and support work.</w:t>
      </w:r>
    </w:p>
    <w:p w:rsidR="002A7E8F" w:rsidRDefault="00FE3B39" w14:paraId="0ADA7E17" w14:textId="77777777">
      <w:pPr>
        <w:keepNext/>
        <w:spacing w:before="280" w:after="80" w:line="252" w:lineRule="auto"/>
      </w:pPr>
      <w:r>
        <w:rPr>
          <w:rFonts w:ascii="Aptos" w:hAnsi="Aptos"/>
          <w:b/>
          <w:color w:val="1B4F2A"/>
          <w:sz w:val="24"/>
        </w:rPr>
        <w:t>1. Core Layer</w:t>
      </w:r>
    </w:p>
    <w:p w:rsidR="002A7E8F" w:rsidRDefault="00FE3B39" w14:paraId="7B2401DB" w14:textId="77777777">
      <w:pPr>
        <w:spacing w:after="80" w:line="252" w:lineRule="auto"/>
      </w:pPr>
      <w:r>
        <w:rPr>
          <w:rFonts w:ascii="Aptos" w:hAnsi="Aptos"/>
          <w:color w:val="243746"/>
          <w:sz w:val="18"/>
        </w:rPr>
        <w:t>The Core Layer brings together the MEAL Group Lead and three technical pillars, each with a Senior Lead and two support roles (ten positions). The pillars hold the capabilities CIMMYT needs once, not project by project: they set methods, maintain institutional tools, solve complex technical problems, build capacity, integrate evidence and produce portfolio-level analysis. They do not replace routine project monitoring.</w:t>
      </w:r>
    </w:p>
    <w:p w:rsidR="002A7E8F" w:rsidRDefault="00FE3B39" w14:paraId="2F683608" w14:textId="77777777">
      <w:pPr>
        <w:keepNext/>
        <w:spacing w:before="200" w:after="40" w:line="252" w:lineRule="auto"/>
      </w:pPr>
      <w:r>
        <w:rPr>
          <w:rFonts w:ascii="Aptos" w:hAnsi="Aptos"/>
          <w:b/>
          <w:color w:val="1B4F2A"/>
        </w:rPr>
        <w:t>MEAL Group Lead</w:t>
      </w:r>
      <w:r>
        <w:rPr>
          <w:rFonts w:ascii="Aptos" w:hAnsi="Aptos"/>
          <w:color w:val="777777"/>
          <w:sz w:val="18"/>
        </w:rPr>
        <w:t xml:space="preserve">  ·  Senior leadership</w:t>
      </w:r>
    </w:p>
    <w:p w:rsidR="002A7E8F" w:rsidRDefault="00FE3B39" w14:paraId="4BED93F7" w14:textId="77777777">
      <w:pPr>
        <w:keepNext/>
        <w:spacing w:after="40" w:line="252" w:lineRule="auto"/>
      </w:pPr>
      <w:r>
        <w:rPr>
          <w:rFonts w:ascii="Aptos" w:hAnsi="Aptos"/>
          <w:b/>
          <w:color w:val="1B7F7A"/>
          <w:sz w:val="18"/>
        </w:rPr>
        <w:t xml:space="preserve">Purpose: </w:t>
      </w:r>
      <w:r>
        <w:rPr>
          <w:rFonts w:ascii="Aptos" w:hAnsi="Aptos"/>
          <w:color w:val="243746"/>
          <w:sz w:val="18"/>
        </w:rPr>
        <w:t>Leads the institutional MEAL function and makes sure the three technical pillars, the Regional MEAL Leads and the Extended MEAL Network work as one system. The role creates the conditions for evidence to inform institutional strategy, management decisions, resource allocation and accountability.</w:t>
      </w:r>
    </w:p>
    <w:p w:rsidR="002A7E8F" w:rsidRDefault="00FE3B39" w14:paraId="74525A5F" w14:textId="77777777">
      <w:pPr>
        <w:keepNext/>
        <w:spacing w:after="20" w:line="252" w:lineRule="auto"/>
      </w:pPr>
      <w:r>
        <w:rPr>
          <w:rFonts w:ascii="Aptos" w:hAnsi="Aptos"/>
          <w:b/>
          <w:color w:val="1B7F7A"/>
          <w:sz w:val="18"/>
        </w:rPr>
        <w:t>Core responsibilities</w:t>
      </w:r>
    </w:p>
    <w:p w:rsidR="002A7E8F" w:rsidRDefault="00FE3B39" w14:paraId="1661E114"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Set institutional MEAL strategy, priorities and annual workplan</w:t>
      </w:r>
    </w:p>
    <w:p w:rsidR="002A7E8F" w:rsidRDefault="00FE3B39" w14:paraId="44048BC4"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Ensure coherence across the three technical pillars and regional portfolios</w:t>
      </w:r>
    </w:p>
    <w:p w:rsidR="002A7E8F" w:rsidRDefault="00FE3B39" w14:paraId="7D72AD53"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Allocate MEAL resources according to institutional priorities and evidence gaps</w:t>
      </w:r>
    </w:p>
    <w:p w:rsidR="002A7E8F" w:rsidRDefault="00FE3B39" w14:paraId="3370422A"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Approve major institutio</w:t>
      </w:r>
      <w:r>
        <w:rPr>
          <w:rFonts w:ascii="Aptos" w:hAnsi="Aptos"/>
          <w:color w:val="444444"/>
          <w:sz w:val="18"/>
        </w:rPr>
        <w:t>nal standards and significant methodological exceptions</w:t>
      </w:r>
    </w:p>
    <w:p w:rsidR="002A7E8F" w:rsidRDefault="00FE3B39" w14:paraId="74A70638"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Review portfolio-level performance, evidence quality and major evidence gaps</w:t>
      </w:r>
    </w:p>
    <w:p w:rsidR="002A7E8F" w:rsidRDefault="00FE3B39" w14:paraId="46A67EB1"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Resolve cross-pillar and cross-regional issues</w:t>
      </w:r>
    </w:p>
    <w:p w:rsidR="002A7E8F" w:rsidRDefault="00FE3B39" w14:paraId="7C5718F3"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Present institutional MEAL findings and priorities to senior leader</w:t>
      </w:r>
      <w:r>
        <w:rPr>
          <w:rFonts w:ascii="Aptos" w:hAnsi="Aptos"/>
          <w:color w:val="444444"/>
          <w:sz w:val="18"/>
        </w:rPr>
        <w:t>ship</w:t>
      </w:r>
    </w:p>
    <w:p w:rsidR="002A7E8F" w:rsidRDefault="00FE3B39" w14:paraId="34651B83"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Lead engagement on MEAL with key investors, partners and institutional bodies</w:t>
      </w:r>
    </w:p>
    <w:p w:rsidR="002A7E8F" w:rsidRDefault="00FE3B39" w14:paraId="25DD4689"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Promote systematic use of evidence in planning, management and learning</w:t>
      </w:r>
    </w:p>
    <w:p w:rsidR="002A7E8F" w:rsidRDefault="00FE3B39" w14:paraId="34E7B65C"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 xml:space="preserve">Prepare and present the annual review of the MEAL Framework, KPI Toolbox and MEAL Matrix to </w:t>
      </w:r>
      <w:r>
        <w:rPr>
          <w:rFonts w:ascii="Aptos" w:hAnsi="Aptos"/>
          <w:color w:val="444444"/>
          <w:sz w:val="18"/>
        </w:rPr>
        <w:t>the MEAL Review Committee</w:t>
      </w:r>
    </w:p>
    <w:p w:rsidR="002A7E8F" w:rsidRDefault="00FE3B39" w14:paraId="384BB0ED" w14:textId="77777777">
      <w:pPr>
        <w:spacing w:before="40" w:after="80" w:line="252" w:lineRule="auto"/>
      </w:pPr>
      <w:r>
        <w:rPr>
          <w:rFonts w:ascii="Aptos" w:hAnsi="Aptos"/>
          <w:b/>
          <w:color w:val="1B7F7A"/>
          <w:sz w:val="18"/>
        </w:rPr>
        <w:t xml:space="preserve">Key outputs: </w:t>
      </w:r>
      <w:r>
        <w:rPr>
          <w:rFonts w:ascii="Aptos" w:hAnsi="Aptos"/>
          <w:color w:val="243746"/>
          <w:sz w:val="18"/>
        </w:rPr>
        <w:t>Institutional MEAL priorities; leadership evidence reviews; major methodological decisions; portfolio-level actions; annual institutional MEAL review.</w:t>
      </w:r>
    </w:p>
    <w:p w:rsidR="002A7E8F" w:rsidRDefault="00FE3B39" w14:paraId="4ACF5534" w14:textId="77777777">
      <w:pPr>
        <w:keepNext/>
        <w:spacing w:before="240" w:after="60" w:line="252" w:lineRule="auto"/>
      </w:pPr>
      <w:r>
        <w:rPr>
          <w:rFonts w:ascii="Aptos" w:hAnsi="Aptos"/>
          <w:b/>
          <w:color w:val="1B7F7A"/>
          <w:sz w:val="22"/>
        </w:rPr>
        <w:t>Pillar A. Design, Standards &amp; Enablement</w:t>
      </w:r>
    </w:p>
    <w:p w:rsidR="002A7E8F" w:rsidRDefault="00FE3B39" w14:paraId="0F049551" w14:textId="77777777">
      <w:pPr>
        <w:spacing w:after="80" w:line="252" w:lineRule="auto"/>
      </w:pPr>
      <w:r>
        <w:rPr>
          <w:rFonts w:ascii="Aptos" w:hAnsi="Aptos"/>
          <w:color w:val="243746"/>
          <w:sz w:val="18"/>
        </w:rPr>
        <w:t>Makes sure projects start</w:t>
      </w:r>
      <w:r>
        <w:rPr>
          <w:rFonts w:ascii="Aptos" w:hAnsi="Aptos"/>
          <w:color w:val="243746"/>
          <w:sz w:val="18"/>
        </w:rPr>
        <w:t xml:space="preserve"> with a credible results logic, use comparable indicators and apply appropriate measurement approaches, and makes institutional MEAL methods practical for project teams.</w:t>
      </w:r>
    </w:p>
    <w:p w:rsidR="002A7E8F" w:rsidRDefault="00FE3B39" w14:paraId="3DE10DB5" w14:textId="77777777">
      <w:pPr>
        <w:keepNext/>
        <w:spacing w:before="200" w:after="40" w:line="252" w:lineRule="auto"/>
      </w:pPr>
      <w:r>
        <w:rPr>
          <w:rFonts w:ascii="Aptos" w:hAnsi="Aptos"/>
          <w:b/>
          <w:color w:val="1B4F2A"/>
        </w:rPr>
        <w:t>Lead – Design, Standards &amp; Enablement</w:t>
      </w:r>
      <w:r>
        <w:rPr>
          <w:rFonts w:ascii="Aptos" w:hAnsi="Aptos"/>
          <w:color w:val="777777"/>
          <w:sz w:val="18"/>
        </w:rPr>
        <w:t xml:space="preserve">  ·  Senior</w:t>
      </w:r>
    </w:p>
    <w:p w:rsidR="002A7E8F" w:rsidRDefault="00FE3B39" w14:paraId="7DD7A4F4" w14:textId="77777777">
      <w:pPr>
        <w:keepNext/>
        <w:spacing w:after="40" w:line="252" w:lineRule="auto"/>
      </w:pPr>
      <w:r>
        <w:rPr>
          <w:rFonts w:ascii="Aptos" w:hAnsi="Aptos"/>
          <w:b/>
          <w:color w:val="1B7F7A"/>
          <w:sz w:val="18"/>
        </w:rPr>
        <w:t xml:space="preserve">Purpose: </w:t>
      </w:r>
      <w:r>
        <w:rPr>
          <w:rFonts w:ascii="Aptos" w:hAnsi="Aptos"/>
          <w:color w:val="243746"/>
          <w:sz w:val="18"/>
        </w:rPr>
        <w:t>Makes sure CIMMYT projects a</w:t>
      </w:r>
      <w:r>
        <w:rPr>
          <w:rFonts w:ascii="Aptos" w:hAnsi="Aptos"/>
          <w:color w:val="243746"/>
          <w:sz w:val="18"/>
        </w:rPr>
        <w:t>re designed around clear results pathways and a common institutional measurement logic, so that weak theories of change, inconsistent indicators and incompatible measurement approaches are not locked in at proposal stage.</w:t>
      </w:r>
    </w:p>
    <w:p w:rsidR="002A7E8F" w:rsidRDefault="00FE3B39" w14:paraId="54E01A6D" w14:textId="77777777">
      <w:pPr>
        <w:keepNext/>
        <w:spacing w:after="20" w:line="252" w:lineRule="auto"/>
      </w:pPr>
      <w:r>
        <w:rPr>
          <w:rFonts w:ascii="Aptos" w:hAnsi="Aptos"/>
          <w:b/>
          <w:color w:val="1B7F7A"/>
          <w:sz w:val="18"/>
        </w:rPr>
        <w:t>Core responsibilities</w:t>
      </w:r>
    </w:p>
    <w:p w:rsidR="002A7E8F" w:rsidRDefault="00FE3B39" w14:paraId="3462B61E"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Lead Theo</w:t>
      </w:r>
      <w:r>
        <w:rPr>
          <w:rFonts w:ascii="Aptos" w:hAnsi="Aptos"/>
          <w:color w:val="444444"/>
          <w:sz w:val="18"/>
        </w:rPr>
        <w:t>ry of Change, results architecture and MEAL design for complex or strategic proposals</w:t>
      </w:r>
    </w:p>
    <w:p w:rsidR="002A7E8F" w:rsidRDefault="00FE3B39" w14:paraId="49F173AA"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Own the institutional KPI architecture and overall measurement standards</w:t>
      </w:r>
    </w:p>
    <w:p w:rsidR="002A7E8F" w:rsidRDefault="00FE3B39" w14:paraId="4EEF27A2"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Review and approve the use of institutional indicators and project-specific adaptations</w:t>
      </w:r>
    </w:p>
    <w:p w:rsidR="002A7E8F" w:rsidRDefault="00FE3B39" w14:paraId="47D05AC0"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Define principles for baseline, target-setting, measurement frequency, disaggregation and methodological quality</w:t>
      </w:r>
    </w:p>
    <w:p w:rsidR="002A7E8F" w:rsidRDefault="00FE3B39" w14:paraId="1F365CFB"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Review major proposal MEAL sections and measurement plans</w:t>
      </w:r>
    </w:p>
    <w:p w:rsidR="002A7E8F" w:rsidRDefault="00FE3B39" w14:paraId="0399CBE0"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Resolve complex methodological issues and proposed exceptions</w:t>
      </w:r>
    </w:p>
    <w:p w:rsidR="002A7E8F" w:rsidRDefault="00FE3B39" w14:paraId="3E2EF6D0"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Ensure consist</w:t>
      </w:r>
      <w:r>
        <w:rPr>
          <w:rFonts w:ascii="Aptos" w:hAnsi="Aptos"/>
          <w:color w:val="444444"/>
          <w:sz w:val="18"/>
        </w:rPr>
        <w:t>ency between the KPI Toolbox, MEAL Framework and project-level guidance</w:t>
      </w:r>
    </w:p>
    <w:p w:rsidR="002A7E8F" w:rsidRDefault="00FE3B39" w14:paraId="2ABF6A5F"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Supervise capacity development and implementation support</w:t>
      </w:r>
    </w:p>
    <w:p w:rsidR="002A7E8F" w:rsidRDefault="00FE3B39" w14:paraId="0C608C11"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Provide senior technical backstopping to Regional MEAL Leads</w:t>
      </w:r>
    </w:p>
    <w:p w:rsidR="002A7E8F" w:rsidRDefault="00FE3B39" w14:paraId="6EEA1B93" w14:textId="77777777">
      <w:pPr>
        <w:spacing w:before="40" w:after="80" w:line="252" w:lineRule="auto"/>
      </w:pPr>
      <w:r>
        <w:rPr>
          <w:rFonts w:ascii="Aptos" w:hAnsi="Aptos"/>
          <w:b/>
          <w:color w:val="1B7F7A"/>
          <w:sz w:val="18"/>
        </w:rPr>
        <w:t xml:space="preserve">Key outputs: </w:t>
      </w:r>
      <w:r>
        <w:rPr>
          <w:rFonts w:ascii="Aptos" w:hAnsi="Aptos"/>
          <w:color w:val="243746"/>
          <w:sz w:val="18"/>
        </w:rPr>
        <w:t xml:space="preserve">Approved results architectures; institutional </w:t>
      </w:r>
      <w:r>
        <w:rPr>
          <w:rFonts w:ascii="Aptos" w:hAnsi="Aptos"/>
          <w:color w:val="243746"/>
          <w:sz w:val="18"/>
        </w:rPr>
        <w:t>measurement standards; methodological decisions; major proposal reviews; KPI guidance; updated institutional methods.</w:t>
      </w:r>
    </w:p>
    <w:p w:rsidR="002A7E8F" w:rsidRDefault="00FE3B39" w14:paraId="2630C779" w14:textId="77777777">
      <w:pPr>
        <w:keepNext/>
        <w:spacing w:before="200" w:after="40" w:line="252" w:lineRule="auto"/>
      </w:pPr>
      <w:r>
        <w:rPr>
          <w:rFonts w:ascii="Aptos" w:hAnsi="Aptos"/>
          <w:b/>
          <w:color w:val="1B4F2A"/>
        </w:rPr>
        <w:t>MEAL Measurement Specialist</w:t>
      </w:r>
      <w:r>
        <w:rPr>
          <w:rFonts w:ascii="Aptos" w:hAnsi="Aptos"/>
          <w:color w:val="777777"/>
          <w:sz w:val="18"/>
        </w:rPr>
        <w:t xml:space="preserve">  ·  Mid-level</w:t>
      </w:r>
    </w:p>
    <w:p w:rsidR="002A7E8F" w:rsidRDefault="00FE3B39" w14:paraId="3861242E" w14:textId="77777777">
      <w:pPr>
        <w:keepNext/>
        <w:spacing w:after="40" w:line="252" w:lineRule="auto"/>
      </w:pPr>
      <w:r>
        <w:rPr>
          <w:rFonts w:ascii="Aptos" w:hAnsi="Aptos"/>
          <w:b/>
          <w:color w:val="1B7F7A"/>
          <w:sz w:val="18"/>
        </w:rPr>
        <w:t xml:space="preserve">Purpose: </w:t>
      </w:r>
      <w:r>
        <w:rPr>
          <w:rFonts w:ascii="Aptos" w:hAnsi="Aptos"/>
          <w:color w:val="243746"/>
          <w:sz w:val="18"/>
        </w:rPr>
        <w:t>Translates results frameworks into precise and implementable measurement requirements s</w:t>
      </w:r>
      <w:r>
        <w:rPr>
          <w:rFonts w:ascii="Aptos" w:hAnsi="Aptos"/>
          <w:color w:val="243746"/>
          <w:sz w:val="18"/>
        </w:rPr>
        <w:t>o that projects know exactly what needs to be measured, from whom, how often and using which method.</w:t>
      </w:r>
    </w:p>
    <w:p w:rsidR="002A7E8F" w:rsidRDefault="00FE3B39" w14:paraId="01B5CD89" w14:textId="77777777">
      <w:pPr>
        <w:keepNext/>
        <w:spacing w:after="20" w:line="252" w:lineRule="auto"/>
      </w:pPr>
      <w:r>
        <w:rPr>
          <w:rFonts w:ascii="Aptos" w:hAnsi="Aptos"/>
          <w:b/>
          <w:color w:val="1B7F7A"/>
          <w:sz w:val="18"/>
        </w:rPr>
        <w:t>Core responsibilities</w:t>
      </w:r>
    </w:p>
    <w:p w:rsidR="002A7E8F" w:rsidRDefault="00FE3B39" w14:paraId="369AA58F"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Develop and update KPI reference sheets and measurement guidance</w:t>
      </w:r>
    </w:p>
    <w:p w:rsidR="002A7E8F" w:rsidRDefault="00FE3B39" w14:paraId="65CE3FE8"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Support projects in selecting applicable institutional KPIs</w:t>
      </w:r>
    </w:p>
    <w:p w:rsidR="002A7E8F" w:rsidRDefault="00FE3B39" w14:paraId="347699C6"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Map investor indicators to CIMMYT institutional indicators</w:t>
      </w:r>
    </w:p>
    <w:p w:rsidR="002A7E8F" w:rsidRDefault="00FE3B39" w14:paraId="44F60963"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Develop project measurement matrices and indicator protocols</w:t>
      </w:r>
    </w:p>
    <w:p w:rsidR="002A7E8F" w:rsidRDefault="00FE3B39" w14:paraId="2DD2E73E"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Specify units of observation, frequency, disaggregation and evidence requirements</w:t>
      </w:r>
    </w:p>
    <w:p w:rsidR="002A7E8F" w:rsidRDefault="00FE3B39" w14:paraId="0EFE0BEB"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Support baseline and target-setting approaches</w:t>
      </w:r>
    </w:p>
    <w:p w:rsidR="002A7E8F" w:rsidRDefault="00FE3B39" w14:paraId="431BFA68"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Define sampling and coverage requirements where relevant</w:t>
      </w:r>
    </w:p>
    <w:p w:rsidR="002A7E8F" w:rsidRDefault="00FE3B39" w14:paraId="23623EED"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Document approved methodological decisions and maintain i</w:t>
      </w:r>
      <w:r>
        <w:rPr>
          <w:rFonts w:ascii="Aptos" w:hAnsi="Aptos"/>
          <w:color w:val="444444"/>
          <w:sz w:val="18"/>
        </w:rPr>
        <w:t>nstitutional measurement documentation</w:t>
      </w:r>
    </w:p>
    <w:p w:rsidR="002A7E8F" w:rsidRDefault="00FE3B39" w14:paraId="0B14C718"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Support Regional MEAL Leads and Project MEAL Focal Points with technical indicator questions</w:t>
      </w:r>
    </w:p>
    <w:p w:rsidR="002A7E8F" w:rsidRDefault="00FE3B39" w14:paraId="372691A7" w14:textId="77777777">
      <w:pPr>
        <w:spacing w:before="40" w:after="80" w:line="252" w:lineRule="auto"/>
      </w:pPr>
      <w:r>
        <w:rPr>
          <w:rFonts w:ascii="Aptos" w:hAnsi="Aptos"/>
          <w:b/>
          <w:color w:val="1B7F7A"/>
          <w:sz w:val="18"/>
        </w:rPr>
        <w:t xml:space="preserve">Key outputs: </w:t>
      </w:r>
      <w:r>
        <w:rPr>
          <w:rFonts w:ascii="Aptos" w:hAnsi="Aptos"/>
          <w:color w:val="243746"/>
          <w:sz w:val="18"/>
        </w:rPr>
        <w:t>KPI reference sheets; indicator crosswalks; measurement matrices; methodological notes; project-specific mea</w:t>
      </w:r>
      <w:r>
        <w:rPr>
          <w:rFonts w:ascii="Aptos" w:hAnsi="Aptos"/>
          <w:color w:val="243746"/>
          <w:sz w:val="18"/>
        </w:rPr>
        <w:t>surement guidance.</w:t>
      </w:r>
    </w:p>
    <w:p w:rsidR="002A7E8F" w:rsidRDefault="00FE3B39" w14:paraId="5DAE7468" w14:textId="77777777">
      <w:pPr>
        <w:keepNext/>
        <w:spacing w:before="200" w:after="40" w:line="252" w:lineRule="auto"/>
      </w:pPr>
      <w:r>
        <w:rPr>
          <w:rFonts w:ascii="Aptos" w:hAnsi="Aptos"/>
          <w:b/>
          <w:color w:val="1B4F2A"/>
        </w:rPr>
        <w:t>MEAL Enablement &amp; Backstopping Officer</w:t>
      </w:r>
      <w:r>
        <w:rPr>
          <w:rFonts w:ascii="Aptos" w:hAnsi="Aptos"/>
          <w:color w:val="777777"/>
          <w:sz w:val="18"/>
        </w:rPr>
        <w:t xml:space="preserve">  ·  Junior–mid</w:t>
      </w:r>
    </w:p>
    <w:p w:rsidR="002A7E8F" w:rsidRDefault="00FE3B39" w14:paraId="08B4913A" w14:textId="77777777">
      <w:pPr>
        <w:keepNext/>
        <w:spacing w:after="40" w:line="252" w:lineRule="auto"/>
      </w:pPr>
      <w:r>
        <w:rPr>
          <w:rFonts w:ascii="Aptos" w:hAnsi="Aptos"/>
          <w:b/>
          <w:color w:val="1B7F7A"/>
          <w:sz w:val="18"/>
        </w:rPr>
        <w:t xml:space="preserve">Purpose: </w:t>
      </w:r>
      <w:r>
        <w:rPr>
          <w:rFonts w:ascii="Aptos" w:hAnsi="Aptos"/>
          <w:color w:val="243746"/>
          <w:sz w:val="18"/>
        </w:rPr>
        <w:t>Makes institutional standards usable in practice and provides the day-to-day capacity-development and support infrastructure required for consistent implementation.</w:t>
      </w:r>
    </w:p>
    <w:p w:rsidR="002A7E8F" w:rsidRDefault="00FE3B39" w14:paraId="12341093" w14:textId="77777777">
      <w:pPr>
        <w:keepNext/>
        <w:spacing w:after="20" w:line="252" w:lineRule="auto"/>
      </w:pPr>
      <w:r>
        <w:rPr>
          <w:rFonts w:ascii="Aptos" w:hAnsi="Aptos"/>
          <w:b/>
          <w:color w:val="1B7F7A"/>
          <w:sz w:val="18"/>
        </w:rPr>
        <w:t>Core responsibilities</w:t>
      </w:r>
    </w:p>
    <w:p w:rsidR="002A7E8F" w:rsidRDefault="00FE3B39" w14:paraId="726C9B36"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Develop practical templates, checklists and implementation guides</w:t>
      </w:r>
    </w:p>
    <w:p w:rsidR="002A7E8F" w:rsidRDefault="00FE3B39" w14:paraId="4B8B4F37"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Coordinate onboarding for Project MEAL Focal Points</w:t>
      </w:r>
    </w:p>
    <w:p w:rsidR="002A7E8F" w:rsidRDefault="00FE3B39" w14:paraId="3A6AE0B3"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Organize institutional and regional training activities</w:t>
      </w:r>
    </w:p>
    <w:p w:rsidR="002A7E8F" w:rsidRDefault="00FE3B39" w14:paraId="313B0633"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Coordinate refresher sessions, clinics and office hours</w:t>
      </w:r>
    </w:p>
    <w:p w:rsidR="002A7E8F" w:rsidRDefault="00FE3B39" w14:paraId="40699DD5"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Maintain FA</w:t>
      </w:r>
      <w:r>
        <w:rPr>
          <w:rFonts w:ascii="Aptos" w:hAnsi="Aptos"/>
          <w:color w:val="444444"/>
          <w:sz w:val="18"/>
        </w:rPr>
        <w:t>Qs, training resources and implementation guidance</w:t>
      </w:r>
    </w:p>
    <w:p w:rsidR="002A7E8F" w:rsidRDefault="00FE3B39" w14:paraId="2ED8BCE9"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Provide first-line support on routine MEAL implementation questions</w:t>
      </w:r>
    </w:p>
    <w:p w:rsidR="002A7E8F" w:rsidRDefault="00FE3B39" w14:paraId="4BD409E4"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Maintain a log of recurrent implementation issues and escalate technical issues as needed</w:t>
      </w:r>
    </w:p>
    <w:p w:rsidR="002A7E8F" w:rsidRDefault="00FE3B39" w14:paraId="208C421A"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Support communities of practice and pe</w:t>
      </w:r>
      <w:r>
        <w:rPr>
          <w:rFonts w:ascii="Aptos" w:hAnsi="Aptos"/>
          <w:color w:val="444444"/>
          <w:sz w:val="18"/>
        </w:rPr>
        <w:t>er learning across the Extended MEAL Network</w:t>
      </w:r>
    </w:p>
    <w:p w:rsidR="002A7E8F" w:rsidRDefault="00FE3B39" w14:paraId="3FD0A3DB" w14:textId="77777777">
      <w:pPr>
        <w:spacing w:before="40" w:after="80" w:line="252" w:lineRule="auto"/>
      </w:pPr>
      <w:r>
        <w:rPr>
          <w:rFonts w:ascii="Aptos" w:hAnsi="Aptos"/>
          <w:b/>
          <w:color w:val="1B7F7A"/>
          <w:sz w:val="18"/>
        </w:rPr>
        <w:t xml:space="preserve">Key outputs: </w:t>
      </w:r>
      <w:r>
        <w:rPr>
          <w:rFonts w:ascii="Aptos" w:hAnsi="Aptos"/>
          <w:color w:val="243746"/>
          <w:sz w:val="18"/>
        </w:rPr>
        <w:t>Training materials; onboarding packages; practical guidance; support logs; capacity-development sessions; communities of practice.</w:t>
      </w:r>
    </w:p>
    <w:p w:rsidR="002A7E8F" w:rsidRDefault="00FE3B39" w14:paraId="422ADC2E" w14:textId="77777777">
      <w:pPr>
        <w:keepNext/>
        <w:spacing w:before="240" w:after="60" w:line="252" w:lineRule="auto"/>
      </w:pPr>
      <w:r>
        <w:rPr>
          <w:rFonts w:ascii="Aptos" w:hAnsi="Aptos"/>
          <w:b/>
          <w:color w:val="1B7F7A"/>
          <w:sz w:val="22"/>
        </w:rPr>
        <w:t>Pillar B. Evidence Systems &amp; Portfolio Performance</w:t>
      </w:r>
    </w:p>
    <w:p w:rsidR="002A7E8F" w:rsidRDefault="00FE3B39" w14:paraId="014D9F77" w14:textId="77777777">
      <w:pPr>
        <w:spacing w:after="80" w:line="252" w:lineRule="auto"/>
      </w:pPr>
      <w:r>
        <w:rPr>
          <w:rFonts w:ascii="Aptos" w:hAnsi="Aptos"/>
          <w:color w:val="243746"/>
          <w:sz w:val="18"/>
        </w:rPr>
        <w:t>Makes sure project-level evidence moves reliably from source records into institutional analysis and reporting. It connects MEAL requirements to data structures, quality controls, reporting systems, dashboards and portfolio-level performance analysis.</w:t>
      </w:r>
    </w:p>
    <w:p w:rsidR="002A7E8F" w:rsidRDefault="00FE3B39" w14:paraId="19EB480A" w14:textId="77777777">
      <w:pPr>
        <w:spacing w:after="80" w:line="252" w:lineRule="auto"/>
      </w:pPr>
      <w:r>
        <w:rPr>
          <w:rFonts w:ascii="Aptos" w:hAnsi="Aptos"/>
          <w:color w:val="243746"/>
          <w:sz w:val="18"/>
        </w:rPr>
        <w:t>The Data Group and o</w:t>
      </w:r>
      <w:r>
        <w:rPr>
          <w:rFonts w:ascii="Aptos" w:hAnsi="Aptos"/>
          <w:color w:val="243746"/>
          <w:sz w:val="18"/>
        </w:rPr>
        <w:t>ther technical functions remain responsible for the technical infrastructure and for specialist capabilities such as software engineering, advanced data science and geospatial processing. MEAL defines the evidence requirements, quality rules, indicator logic and institutional use of those systems, in line with the split set out in 4.2.</w:t>
      </w:r>
    </w:p>
    <w:p w:rsidR="002A7E8F" w:rsidRDefault="00FE3B39" w14:paraId="723756C3" w14:textId="77777777">
      <w:pPr>
        <w:keepNext/>
        <w:spacing w:before="200" w:after="40" w:line="252" w:lineRule="auto"/>
      </w:pPr>
      <w:r>
        <w:rPr>
          <w:rFonts w:ascii="Aptos" w:hAnsi="Aptos"/>
          <w:b/>
          <w:color w:val="1B4F2A"/>
        </w:rPr>
        <w:t>Lead – Evidence Systems &amp; Portfolio Performance</w:t>
      </w:r>
      <w:r>
        <w:rPr>
          <w:rFonts w:ascii="Aptos" w:hAnsi="Aptos"/>
          <w:color w:val="777777"/>
          <w:sz w:val="18"/>
        </w:rPr>
        <w:t xml:space="preserve">  ·  Senior</w:t>
      </w:r>
    </w:p>
    <w:p w:rsidR="002A7E8F" w:rsidRDefault="00FE3B39" w14:paraId="500865D8" w14:textId="77777777">
      <w:pPr>
        <w:keepNext/>
        <w:spacing w:after="40" w:line="252" w:lineRule="auto"/>
      </w:pPr>
      <w:r>
        <w:rPr>
          <w:rFonts w:ascii="Aptos" w:hAnsi="Aptos"/>
          <w:b/>
          <w:color w:val="1B7F7A"/>
          <w:sz w:val="18"/>
        </w:rPr>
        <w:t xml:space="preserve">Purpose: </w:t>
      </w:r>
      <w:r>
        <w:rPr>
          <w:rFonts w:ascii="Aptos" w:hAnsi="Aptos"/>
          <w:color w:val="243746"/>
          <w:sz w:val="18"/>
        </w:rPr>
        <w:t>Connects project-level evidence to a reliable institutional performance system. The role ensures that data</w:t>
      </w:r>
      <w:r>
        <w:rPr>
          <w:rFonts w:ascii="Aptos" w:hAnsi="Aptos"/>
          <w:color w:val="243746"/>
          <w:sz w:val="18"/>
        </w:rPr>
        <w:t xml:space="preserve"> structures, quality controls, aggregation methods and portfolio analysis support management and institutional reporting without recreating separate reporting processes for every project.</w:t>
      </w:r>
    </w:p>
    <w:p w:rsidR="002A7E8F" w:rsidRDefault="00FE3B39" w14:paraId="6D380062" w14:textId="77777777">
      <w:pPr>
        <w:keepNext/>
        <w:spacing w:after="20" w:line="252" w:lineRule="auto"/>
      </w:pPr>
      <w:r>
        <w:rPr>
          <w:rFonts w:ascii="Aptos" w:hAnsi="Aptos"/>
          <w:b/>
          <w:color w:val="1B7F7A"/>
          <w:sz w:val="18"/>
        </w:rPr>
        <w:t>Core responsibilities</w:t>
      </w:r>
    </w:p>
    <w:p w:rsidR="002A7E8F" w:rsidRDefault="00FE3B39" w14:paraId="1873A58B"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Define the institutional MEAL evidence arch</w:t>
      </w:r>
      <w:r>
        <w:rPr>
          <w:rFonts w:ascii="Aptos" w:hAnsi="Aptos"/>
          <w:color w:val="444444"/>
          <w:sz w:val="18"/>
        </w:rPr>
        <w:t>itecture and minimum data requirements</w:t>
      </w:r>
    </w:p>
    <w:p w:rsidR="002A7E8F" w:rsidRDefault="00FE3B39" w14:paraId="27A27561"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Translate institutional performance needs into system and integration priorities</w:t>
      </w:r>
    </w:p>
    <w:p w:rsidR="002A7E8F" w:rsidRDefault="00FE3B39" w14:paraId="1E7DC057"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Define data-quality and governance principles for MEAL evidence</w:t>
      </w:r>
    </w:p>
    <w:p w:rsidR="002A7E8F" w:rsidRDefault="00FE3B39" w14:paraId="594882A0"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Coordinate requirements with the Data Group, Digital, ICT and o</w:t>
      </w:r>
      <w:r>
        <w:rPr>
          <w:rFonts w:ascii="Aptos" w:hAnsi="Aptos"/>
          <w:color w:val="444444"/>
          <w:sz w:val="18"/>
        </w:rPr>
        <w:t>ther relevant technical functions</w:t>
      </w:r>
    </w:p>
    <w:p w:rsidR="002A7E8F" w:rsidRDefault="00FE3B39" w14:paraId="4DC816BB"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Determine where data flows, KPI calculation and reporting should be automated</w:t>
      </w:r>
    </w:p>
    <w:p w:rsidR="002A7E8F" w:rsidRDefault="00FE3B39" w14:paraId="101CDF46"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Oversee institutional KPI aggregation and portfolio performance processes</w:t>
      </w:r>
    </w:p>
    <w:p w:rsidR="002A7E8F" w:rsidRDefault="00FE3B39" w14:paraId="3EAE4404"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Lead complex portfolio analysis and interpretation</w:t>
      </w:r>
    </w:p>
    <w:p w:rsidR="002A7E8F" w:rsidRDefault="00FE3B39" w14:paraId="3E742126"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Identif</w:t>
      </w:r>
      <w:r>
        <w:rPr>
          <w:rFonts w:ascii="Aptos" w:hAnsi="Aptos"/>
          <w:color w:val="444444"/>
          <w:sz w:val="18"/>
        </w:rPr>
        <w:t>y systemic evidence gaps and data-quality problems</w:t>
      </w:r>
    </w:p>
    <w:p w:rsidR="002A7E8F" w:rsidRDefault="00FE3B39" w14:paraId="08288487"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Set priorities for dashboards, institutional reporting and management information</w:t>
      </w:r>
    </w:p>
    <w:p w:rsidR="002A7E8F" w:rsidRDefault="00FE3B39" w14:paraId="1570DABB"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Resolve complex evidence-system and portfolio-performance issues</w:t>
      </w:r>
    </w:p>
    <w:p w:rsidR="002A7E8F" w:rsidRDefault="00FE3B39" w14:paraId="2583E771"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Provide senior technical support to Regional MEAL</w:t>
      </w:r>
      <w:r>
        <w:rPr>
          <w:rFonts w:ascii="Aptos" w:hAnsi="Aptos"/>
          <w:color w:val="444444"/>
          <w:sz w:val="18"/>
        </w:rPr>
        <w:t xml:space="preserve"> Leads</w:t>
      </w:r>
    </w:p>
    <w:p w:rsidR="002A7E8F" w:rsidRDefault="00FE3B39" w14:paraId="505293AC" w14:textId="77777777">
      <w:pPr>
        <w:spacing w:before="40" w:after="80" w:line="252" w:lineRule="auto"/>
      </w:pPr>
      <w:r>
        <w:rPr>
          <w:rFonts w:ascii="Aptos" w:hAnsi="Aptos"/>
          <w:b/>
          <w:color w:val="1B7F7A"/>
          <w:sz w:val="18"/>
        </w:rPr>
        <w:t xml:space="preserve">Key outputs: </w:t>
      </w:r>
      <w:r>
        <w:rPr>
          <w:rFonts w:ascii="Aptos" w:hAnsi="Aptos"/>
          <w:color w:val="243746"/>
          <w:sz w:val="18"/>
        </w:rPr>
        <w:t>Institutional evidence architecture; system requirements; portfolio analyses; institutional performance reviews; data-quality priorities; reporting and dashboard priorities.</w:t>
      </w:r>
    </w:p>
    <w:p w:rsidR="002A7E8F" w:rsidRDefault="00FE3B39" w14:paraId="0AF7FB1D" w14:textId="77777777">
      <w:pPr>
        <w:keepNext/>
        <w:spacing w:before="200" w:after="40" w:line="252" w:lineRule="auto"/>
      </w:pPr>
      <w:r>
        <w:rPr>
          <w:rFonts w:ascii="Aptos" w:hAnsi="Aptos"/>
          <w:b/>
          <w:color w:val="1B4F2A"/>
        </w:rPr>
        <w:t>Evidence Systems, Data Quality &amp; Reporting Analyst</w:t>
      </w:r>
      <w:r>
        <w:rPr>
          <w:rFonts w:ascii="Aptos" w:hAnsi="Aptos"/>
          <w:color w:val="777777"/>
          <w:sz w:val="18"/>
        </w:rPr>
        <w:t xml:space="preserve">  ·  Mid-level</w:t>
      </w:r>
    </w:p>
    <w:p w:rsidR="002A7E8F" w:rsidRDefault="00FE3B39" w14:paraId="666941E7" w14:textId="77777777">
      <w:pPr>
        <w:keepNext/>
        <w:spacing w:after="40" w:line="252" w:lineRule="auto"/>
      </w:pPr>
      <w:r>
        <w:rPr>
          <w:rFonts w:ascii="Aptos" w:hAnsi="Aptos"/>
          <w:b/>
          <w:color w:val="1B7F7A"/>
          <w:sz w:val="18"/>
        </w:rPr>
        <w:t xml:space="preserve">Purpose: </w:t>
      </w:r>
      <w:r>
        <w:rPr>
          <w:rFonts w:ascii="Aptos" w:hAnsi="Aptos"/>
          <w:color w:val="243746"/>
          <w:sz w:val="18"/>
        </w:rPr>
        <w:t>Makes institutional evidence technically usable, traceable and trustworthy, and operates the recurring calculation and reporting processes built on that evidence.</w:t>
      </w:r>
    </w:p>
    <w:p w:rsidR="002A7E8F" w:rsidRDefault="00FE3B39" w14:paraId="6F1227DC" w14:textId="77777777">
      <w:pPr>
        <w:keepNext/>
        <w:spacing w:after="20" w:line="252" w:lineRule="auto"/>
      </w:pPr>
      <w:r>
        <w:rPr>
          <w:rFonts w:ascii="Aptos" w:hAnsi="Aptos"/>
          <w:b/>
          <w:color w:val="1B7F7A"/>
          <w:sz w:val="18"/>
        </w:rPr>
        <w:t>Core responsibilities</w:t>
      </w:r>
    </w:p>
    <w:p w:rsidR="002A7E8F" w:rsidRDefault="00FE3B39" w14:paraId="2690272C"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Translate KPI requirements into fields, identifiers and data-flow specifications</w:t>
      </w:r>
    </w:p>
    <w:p w:rsidR="002A7E8F" w:rsidRDefault="00FE3B39" w14:paraId="033B8D64"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Maintain the institutional MEAL data dictionary</w:t>
      </w:r>
    </w:p>
    <w:p w:rsidR="002A7E8F" w:rsidRDefault="00FE3B39" w14:paraId="1EABF6F8"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Define and implement validation, completeness, consistency, deduplication and provenance rules</w:t>
      </w:r>
    </w:p>
    <w:p w:rsidR="002A7E8F" w:rsidRDefault="00FE3B39" w14:paraId="462E4011"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 xml:space="preserve">Conduct project and </w:t>
      </w:r>
      <w:r>
        <w:rPr>
          <w:rFonts w:ascii="Aptos" w:hAnsi="Aptos"/>
          <w:color w:val="444444"/>
          <w:sz w:val="18"/>
        </w:rPr>
        <w:t>system data-readiness reviews</w:t>
      </w:r>
    </w:p>
    <w:p w:rsidR="002A7E8F" w:rsidRDefault="00FE3B39" w14:paraId="775CB0F4"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Monitor recurrent data-quality issues and support remediation</w:t>
      </w:r>
    </w:p>
    <w:p w:rsidR="002A7E8F" w:rsidRDefault="00FE3B39" w14:paraId="39FD663E"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Execute approved institutional KPI calculations and aggregation routines</w:t>
      </w:r>
    </w:p>
    <w:p w:rsidR="002A7E8F" w:rsidRDefault="00FE3B39" w14:paraId="49483E0D"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Maintain mappings between CIMMYT data and systems such as PRMS and investor report</w:t>
      </w:r>
      <w:r>
        <w:rPr>
          <w:rFonts w:ascii="Aptos" w:hAnsi="Aptos"/>
          <w:color w:val="444444"/>
          <w:sz w:val="18"/>
        </w:rPr>
        <w:t>ing requirements</w:t>
      </w:r>
    </w:p>
    <w:p w:rsidR="002A7E8F" w:rsidRDefault="00FE3B39" w14:paraId="73815748"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Prepare validated institutional and investor results tables</w:t>
      </w:r>
    </w:p>
    <w:p w:rsidR="002A7E8F" w:rsidRDefault="00FE3B39" w14:paraId="43FE47D6"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Maintain the institutional reporting calendar and supporting documentation</w:t>
      </w:r>
    </w:p>
    <w:p w:rsidR="002A7E8F" w:rsidRDefault="00FE3B39" w14:paraId="0D16BF20"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Work with Regional MEAL Leads to resolve data-quality and reporting gaps</w:t>
      </w:r>
    </w:p>
    <w:p w:rsidR="002A7E8F" w:rsidRDefault="00FE3B39" w14:paraId="3CAEF50F" w14:textId="77777777">
      <w:pPr>
        <w:spacing w:before="40" w:after="80" w:line="252" w:lineRule="auto"/>
      </w:pPr>
      <w:r>
        <w:rPr>
          <w:rFonts w:ascii="Aptos" w:hAnsi="Aptos"/>
          <w:b/>
          <w:color w:val="1B7F7A"/>
          <w:sz w:val="18"/>
        </w:rPr>
        <w:t xml:space="preserve">Key outputs: </w:t>
      </w:r>
      <w:r>
        <w:rPr>
          <w:rFonts w:ascii="Aptos" w:hAnsi="Aptos"/>
          <w:color w:val="243746"/>
          <w:sz w:val="18"/>
        </w:rPr>
        <w:t>Data spec</w:t>
      </w:r>
      <w:r>
        <w:rPr>
          <w:rFonts w:ascii="Aptos" w:hAnsi="Aptos"/>
          <w:color w:val="243746"/>
          <w:sz w:val="18"/>
        </w:rPr>
        <w:t>ifications; data dictionary; QA rules; readiness assessments; validated KPI calculations; reporting mappings; institutional results tables.</w:t>
      </w:r>
    </w:p>
    <w:p w:rsidR="002A7E8F" w:rsidRDefault="00FE3B39" w14:paraId="1EFC1066" w14:textId="77777777">
      <w:pPr>
        <w:keepNext/>
        <w:spacing w:before="200" w:after="40" w:line="252" w:lineRule="auto"/>
      </w:pPr>
      <w:r>
        <w:rPr>
          <w:rFonts w:ascii="Aptos" w:hAnsi="Aptos"/>
          <w:b/>
          <w:color w:val="1B4F2A"/>
        </w:rPr>
        <w:t>Portfolio Performance &amp; Visualization Analyst</w:t>
      </w:r>
      <w:r>
        <w:rPr>
          <w:rFonts w:ascii="Aptos" w:hAnsi="Aptos"/>
          <w:color w:val="777777"/>
          <w:sz w:val="18"/>
        </w:rPr>
        <w:t xml:space="preserve">  ·  Junior–mid</w:t>
      </w:r>
    </w:p>
    <w:p w:rsidR="002A7E8F" w:rsidRDefault="00FE3B39" w14:paraId="470DEBA0" w14:textId="77777777">
      <w:pPr>
        <w:keepNext/>
        <w:spacing w:after="40" w:line="252" w:lineRule="auto"/>
      </w:pPr>
      <w:r>
        <w:rPr>
          <w:rFonts w:ascii="Aptos" w:hAnsi="Aptos"/>
          <w:b/>
          <w:color w:val="1B7F7A"/>
          <w:sz w:val="18"/>
        </w:rPr>
        <w:t xml:space="preserve">Purpose: </w:t>
      </w:r>
      <w:r>
        <w:rPr>
          <w:rFonts w:ascii="Aptos" w:hAnsi="Aptos"/>
          <w:color w:val="243746"/>
          <w:sz w:val="18"/>
        </w:rPr>
        <w:t>Keeps a current, accessible view of performanc</w:t>
      </w:r>
      <w:r>
        <w:rPr>
          <w:rFonts w:ascii="Aptos" w:hAnsi="Aptos"/>
          <w:color w:val="243746"/>
          <w:sz w:val="18"/>
        </w:rPr>
        <w:t>e across the portfolio, so management, regions and project teams can see progress, gaps and emerging issues without waiting for annual reports.</w:t>
      </w:r>
    </w:p>
    <w:p w:rsidR="002A7E8F" w:rsidRDefault="00FE3B39" w14:paraId="7C153968" w14:textId="77777777">
      <w:pPr>
        <w:keepNext/>
        <w:spacing w:after="20" w:line="252" w:lineRule="auto"/>
      </w:pPr>
      <w:r>
        <w:rPr>
          <w:rFonts w:ascii="Aptos" w:hAnsi="Aptos"/>
          <w:b/>
          <w:color w:val="1B7F7A"/>
          <w:sz w:val="18"/>
        </w:rPr>
        <w:t>Core responsibilities</w:t>
      </w:r>
    </w:p>
    <w:p w:rsidR="002A7E8F" w:rsidRDefault="00FE3B39" w14:paraId="55483448"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Maintain the institutional project and KPI portfolio tracker</w:t>
      </w:r>
    </w:p>
    <w:p w:rsidR="002A7E8F" w:rsidRDefault="00FE3B39" w14:paraId="4E0A7E67"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Monitor completeness, timeliness and target-versus-actual performance</w:t>
      </w:r>
    </w:p>
    <w:p w:rsidR="002A7E8F" w:rsidRDefault="00FE3B39" w14:paraId="03A023DE"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Coordinate follow-up on missing or delayed evidence with Regional MEAL Leads</w:t>
      </w:r>
    </w:p>
    <w:p w:rsidR="002A7E8F" w:rsidRDefault="00FE3B39" w14:paraId="318CA516"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Prepare quarterly, seasonal and annu</w:t>
      </w:r>
      <w:r>
        <w:rPr>
          <w:rFonts w:ascii="Aptos" w:hAnsi="Aptos"/>
          <w:color w:val="444444"/>
          <w:sz w:val="18"/>
        </w:rPr>
        <w:t>al portfolio-performance packs</w:t>
      </w:r>
    </w:p>
    <w:p w:rsidR="002A7E8F" w:rsidRDefault="00FE3B39" w14:paraId="7BA601A0"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Build and maintain institutional and regional dashboards and scorecards</w:t>
      </w:r>
    </w:p>
    <w:p w:rsidR="002A7E8F" w:rsidRDefault="00FE3B39" w14:paraId="2A993FA7"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Automate dashboard and reporting refreshes where feasible</w:t>
      </w:r>
    </w:p>
    <w:p w:rsidR="002A7E8F" w:rsidRDefault="00FE3B39" w14:paraId="542BAC21"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Ensure that visual products use approved source tables and calculations</w:t>
      </w:r>
    </w:p>
    <w:p w:rsidR="002A7E8F" w:rsidRDefault="00FE3B39" w14:paraId="2A774C40"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Maintain th</w:t>
      </w:r>
      <w:r>
        <w:rPr>
          <w:rFonts w:ascii="Aptos" w:hAnsi="Aptos"/>
          <w:color w:val="444444"/>
          <w:sz w:val="18"/>
        </w:rPr>
        <w:t>e institutional evidence-gap register</w:t>
      </w:r>
    </w:p>
    <w:p w:rsidR="002A7E8F" w:rsidRDefault="00FE3B39" w14:paraId="3DB4FA0F"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Produce standard performance visualizations for management and regional reviews</w:t>
      </w:r>
    </w:p>
    <w:p w:rsidR="002A7E8F" w:rsidRDefault="00FE3B39" w14:paraId="62E9DDE0" w14:textId="77777777">
      <w:pPr>
        <w:spacing w:before="40" w:after="80" w:line="252" w:lineRule="auto"/>
      </w:pPr>
      <w:r>
        <w:rPr>
          <w:rFonts w:ascii="Aptos" w:hAnsi="Aptos"/>
          <w:b/>
          <w:color w:val="1B7F7A"/>
          <w:sz w:val="18"/>
        </w:rPr>
        <w:t xml:space="preserve">Key outputs: </w:t>
      </w:r>
      <w:r>
        <w:rPr>
          <w:rFonts w:ascii="Aptos" w:hAnsi="Aptos"/>
          <w:color w:val="243746"/>
          <w:sz w:val="18"/>
        </w:rPr>
        <w:t>Portfolio tracker; KPI status views; dashboards; management scorecards; performance packs; evidence-gap register.</w:t>
      </w:r>
    </w:p>
    <w:p w:rsidR="002A7E8F" w:rsidRDefault="00FE3B39" w14:paraId="40F1BEB4" w14:textId="77777777">
      <w:pPr>
        <w:keepNext/>
        <w:spacing w:before="240" w:after="60" w:line="252" w:lineRule="auto"/>
      </w:pPr>
      <w:r>
        <w:rPr>
          <w:rFonts w:ascii="Aptos" w:hAnsi="Aptos"/>
          <w:b/>
          <w:color w:val="1B7F7A"/>
          <w:sz w:val="22"/>
        </w:rPr>
        <w:t>Pillar C</w:t>
      </w:r>
      <w:r>
        <w:rPr>
          <w:rFonts w:ascii="Aptos" w:hAnsi="Aptos"/>
          <w:b/>
          <w:color w:val="1B7F7A"/>
          <w:sz w:val="22"/>
        </w:rPr>
        <w:t>. Evaluation, Learning &amp; Accountability</w:t>
      </w:r>
    </w:p>
    <w:p w:rsidR="002A7E8F" w:rsidRDefault="00FE3B39" w14:paraId="152DE18D" w14:textId="77777777">
      <w:pPr>
        <w:spacing w:after="80" w:line="252" w:lineRule="auto"/>
      </w:pPr>
      <w:r>
        <w:rPr>
          <w:rFonts w:ascii="Aptos" w:hAnsi="Aptos"/>
          <w:color w:val="243746"/>
          <w:sz w:val="18"/>
        </w:rPr>
        <w:t>Answers the questions routine monitoring cannot: whether intended outcomes are occurring, why results differ across contexts, what CIMMYT can credibly learn from its work, and how evidence and stakeholder feedback are turned into action.</w:t>
      </w:r>
    </w:p>
    <w:p w:rsidR="002A7E8F" w:rsidRDefault="00FE3B39" w14:paraId="1C328FC1" w14:textId="77777777">
      <w:pPr>
        <w:keepNext/>
        <w:spacing w:before="200" w:after="40" w:line="252" w:lineRule="auto"/>
      </w:pPr>
      <w:r>
        <w:rPr>
          <w:rFonts w:ascii="Aptos" w:hAnsi="Aptos"/>
          <w:b/>
          <w:color w:val="1B4F2A"/>
        </w:rPr>
        <w:t xml:space="preserve">Lead – </w:t>
      </w:r>
      <w:commentRangeStart w:id="17"/>
      <w:commentRangeStart w:id="18"/>
      <w:r>
        <w:rPr>
          <w:rFonts w:ascii="Aptos" w:hAnsi="Aptos"/>
          <w:b/>
          <w:color w:val="1B4F2A"/>
        </w:rPr>
        <w:t>Evaluation, Learning &amp; Accountabilit</w:t>
      </w:r>
      <w:commentRangeEnd w:id="17"/>
      <w:r>
        <w:rPr>
          <w:rStyle w:val="CommentReference"/>
          <w:rFonts w:ascii="Aptos" w:hAnsi="Aptos"/>
          <w:b/>
          <w:color w:val="1B4F2A"/>
          <w:sz w:val="20"/>
          <w:szCs w:val="20"/>
        </w:rPr>
        <w:commentReference w:id="17"/>
      </w:r>
      <w:commentRangeEnd w:id="18"/>
      <w:r>
        <w:rPr>
          <w:rStyle w:val="CommentReference"/>
        </w:rPr>
        <w:commentReference w:id="18"/>
      </w:r>
      <w:r>
        <w:rPr>
          <w:rFonts w:ascii="Aptos" w:hAnsi="Aptos"/>
          <w:b/>
          <w:color w:val="1B4F2A"/>
        </w:rPr>
        <w:t>y</w:t>
      </w:r>
      <w:r w:rsidRPr="65D5DF94">
        <w:rPr>
          <w:rFonts w:ascii="Aptos" w:hAnsi="Aptos"/>
          <w:color w:val="777777"/>
          <w:sz w:val="18"/>
          <w:szCs w:val="18"/>
        </w:rPr>
        <w:t xml:space="preserve">  ·  Senior</w:t>
      </w:r>
    </w:p>
    <w:p w:rsidR="002A7E8F" w:rsidRDefault="00FE3B39" w14:paraId="5AC1950F" w14:textId="77777777">
      <w:pPr>
        <w:keepNext/>
        <w:spacing w:after="40" w:line="252" w:lineRule="auto"/>
      </w:pPr>
      <w:r>
        <w:rPr>
          <w:rFonts w:ascii="Aptos" w:hAnsi="Aptos"/>
          <w:b/>
          <w:color w:val="1B7F7A"/>
          <w:sz w:val="18"/>
        </w:rPr>
        <w:t xml:space="preserve">Purpose: </w:t>
      </w:r>
      <w:r>
        <w:rPr>
          <w:rFonts w:ascii="Aptos" w:hAnsi="Aptos"/>
          <w:color w:val="243746"/>
          <w:sz w:val="18"/>
        </w:rPr>
        <w:t>Takes CIMMYT beyond tracking delivery: understanding change, answering strategic evaluative questions, learning across projects and responding systematically to eviden</w:t>
      </w:r>
      <w:r>
        <w:rPr>
          <w:rFonts w:ascii="Aptos" w:hAnsi="Aptos"/>
          <w:color w:val="243746"/>
          <w:sz w:val="18"/>
        </w:rPr>
        <w:t>ce and stakeholder feedback.</w:t>
      </w:r>
    </w:p>
    <w:p w:rsidR="002A7E8F" w:rsidRDefault="00FE3B39" w14:paraId="4F805842" w14:textId="77777777">
      <w:pPr>
        <w:keepNext/>
        <w:spacing w:after="20" w:line="252" w:lineRule="auto"/>
      </w:pPr>
      <w:r>
        <w:rPr>
          <w:rFonts w:ascii="Aptos" w:hAnsi="Aptos"/>
          <w:b/>
          <w:color w:val="1B7F7A"/>
          <w:sz w:val="18"/>
        </w:rPr>
        <w:t>Core responsibilities</w:t>
      </w:r>
    </w:p>
    <w:p w:rsidR="002A7E8F" w:rsidRDefault="00FE3B39" w14:paraId="09C6C6D4"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Set the institutional evaluation and learning agenda</w:t>
      </w:r>
    </w:p>
    <w:p w:rsidR="002A7E8F" w:rsidRDefault="00FE3B39" w14:paraId="29C6673E"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Identify and prioritize outcome and evaluation questions across the portfolio</w:t>
      </w:r>
    </w:p>
    <w:p w:rsidR="002A7E8F" w:rsidRDefault="00FE3B39" w14:paraId="3B738027"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Personally design high-complexity or strategically important eval</w:t>
      </w:r>
      <w:r>
        <w:rPr>
          <w:rFonts w:ascii="Aptos" w:hAnsi="Aptos"/>
          <w:color w:val="444444"/>
          <w:sz w:val="18"/>
        </w:rPr>
        <w:t>uations</w:t>
      </w:r>
    </w:p>
    <w:p w:rsidR="002A7E8F" w:rsidRDefault="00FE3B39" w14:paraId="59082EB5"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Define institutional evaluation quality standards</w:t>
      </w:r>
    </w:p>
    <w:p w:rsidR="002A7E8F" w:rsidRDefault="00FE3B39" w14:paraId="29F4CE17"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Review major evaluation designs and Terms of Reference</w:t>
      </w:r>
    </w:p>
    <w:p w:rsidR="002A7E8F" w:rsidRDefault="00FE3B39" w14:paraId="2F931742"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Lead major cross-project learning and evidence-synthesis processes</w:t>
      </w:r>
    </w:p>
    <w:p w:rsidR="002A7E8F" w:rsidRDefault="00FE3B39" w14:paraId="38EFFCB8"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Establish institutional approaches to stakeholder feedback and a</w:t>
      </w:r>
      <w:r>
        <w:rPr>
          <w:rFonts w:ascii="Aptos" w:hAnsi="Aptos"/>
          <w:color w:val="444444"/>
          <w:sz w:val="18"/>
        </w:rPr>
        <w:t>ccountability</w:t>
      </w:r>
    </w:p>
    <w:p w:rsidR="002A7E8F" w:rsidRDefault="00FE3B39" w14:paraId="69BEEC18"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Ensure evaluation findings and learning are translated into management responses</w:t>
      </w:r>
    </w:p>
    <w:p w:rsidR="002A7E8F" w:rsidRDefault="00FE3B39" w14:paraId="5C7438F9"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Track whether significant recommendations are acted upon</w:t>
      </w:r>
    </w:p>
    <w:p w:rsidR="002A7E8F" w:rsidRDefault="00FE3B39" w14:paraId="71BA83A4"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Synthesize major findings for senior leadership and institutional decision-making</w:t>
      </w:r>
    </w:p>
    <w:p w:rsidR="002A7E8F" w:rsidRDefault="00FE3B39" w14:paraId="1B592CF5"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Support Re</w:t>
      </w:r>
      <w:r>
        <w:rPr>
          <w:rFonts w:ascii="Aptos" w:hAnsi="Aptos"/>
          <w:color w:val="444444"/>
          <w:sz w:val="18"/>
        </w:rPr>
        <w:t>gional MEAL Leads in prioritizing and interpreting evaluation and learning work</w:t>
      </w:r>
    </w:p>
    <w:p w:rsidR="002A7E8F" w:rsidRDefault="00FE3B39" w14:paraId="471E6894" w14:textId="77777777">
      <w:pPr>
        <w:spacing w:before="40" w:after="80" w:line="252" w:lineRule="auto"/>
      </w:pPr>
      <w:r>
        <w:rPr>
          <w:rFonts w:ascii="Aptos" w:hAnsi="Aptos"/>
          <w:b/>
          <w:color w:val="1B7F7A"/>
          <w:sz w:val="18"/>
        </w:rPr>
        <w:t xml:space="preserve">Key outputs: </w:t>
      </w:r>
      <w:r>
        <w:rPr>
          <w:rFonts w:ascii="Aptos" w:hAnsi="Aptos"/>
          <w:color w:val="243746"/>
          <w:sz w:val="18"/>
        </w:rPr>
        <w:t>Institutional evaluation agenda; strategic evaluation designs; learning reviews; accountability guidance; management-response actions; institutional evidence synth</w:t>
      </w:r>
      <w:r>
        <w:rPr>
          <w:rFonts w:ascii="Aptos" w:hAnsi="Aptos"/>
          <w:color w:val="243746"/>
          <w:sz w:val="18"/>
        </w:rPr>
        <w:t>eses.</w:t>
      </w:r>
    </w:p>
    <w:p w:rsidR="002A7E8F" w:rsidRDefault="00FE3B39" w14:paraId="749ECABB" w14:textId="77777777">
      <w:pPr>
        <w:keepNext/>
        <w:spacing w:before="200" w:after="40" w:line="252" w:lineRule="auto"/>
      </w:pPr>
      <w:r>
        <w:rPr>
          <w:rFonts w:ascii="Aptos" w:hAnsi="Aptos"/>
          <w:b/>
          <w:color w:val="1B4F2A"/>
        </w:rPr>
        <w:t>Evaluation &amp; Research Specialist</w:t>
      </w:r>
      <w:r>
        <w:rPr>
          <w:rFonts w:ascii="Aptos" w:hAnsi="Aptos"/>
          <w:color w:val="777777"/>
          <w:sz w:val="18"/>
        </w:rPr>
        <w:t xml:space="preserve">  ·  Mid-level</w:t>
      </w:r>
    </w:p>
    <w:p w:rsidR="002A7E8F" w:rsidRDefault="00FE3B39" w14:paraId="0AD46764" w14:textId="77777777">
      <w:pPr>
        <w:keepNext/>
        <w:spacing w:after="40" w:line="252" w:lineRule="auto"/>
      </w:pPr>
      <w:r>
        <w:rPr>
          <w:rFonts w:ascii="Aptos" w:hAnsi="Aptos"/>
          <w:b/>
          <w:color w:val="1B7F7A"/>
          <w:sz w:val="18"/>
        </w:rPr>
        <w:t xml:space="preserve">Purpose: </w:t>
      </w:r>
      <w:r>
        <w:rPr>
          <w:rFonts w:ascii="Aptos" w:hAnsi="Aptos"/>
          <w:color w:val="243746"/>
          <w:sz w:val="18"/>
        </w:rPr>
        <w:t>Provides the methodological capacity to design and manage outcome and evaluation studies, so the Lead does not have to run every study directly.</w:t>
      </w:r>
    </w:p>
    <w:p w:rsidR="002A7E8F" w:rsidRDefault="00FE3B39" w14:paraId="118F19C2" w14:textId="77777777">
      <w:pPr>
        <w:keepNext/>
        <w:spacing w:after="20" w:line="252" w:lineRule="auto"/>
      </w:pPr>
      <w:r>
        <w:rPr>
          <w:rFonts w:ascii="Aptos" w:hAnsi="Aptos"/>
          <w:b/>
          <w:color w:val="1B7F7A"/>
          <w:sz w:val="18"/>
        </w:rPr>
        <w:t>Core responsibilities</w:t>
      </w:r>
    </w:p>
    <w:p w:rsidR="002A7E8F" w:rsidRDefault="00FE3B39" w14:paraId="39DBE452"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Design outcome assessments, process evaluations and mixed-method studies</w:t>
      </w:r>
    </w:p>
    <w:p w:rsidR="002A7E8F" w:rsidRDefault="00FE3B39" w14:paraId="43D2E426"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Develop evaluation protocols, research questions and study instruments</w:t>
      </w:r>
    </w:p>
    <w:p w:rsidR="002A7E8F" w:rsidRDefault="00FE3B39" w14:paraId="0C874ECA"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Develop sampling approaches with relevant technical expertise where needed</w:t>
      </w:r>
    </w:p>
    <w:p w:rsidR="002A7E8F" w:rsidRDefault="00FE3B39" w14:paraId="3DE64BB6"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Draft evaluation Terms of</w:t>
      </w:r>
      <w:r>
        <w:rPr>
          <w:rFonts w:ascii="Aptos" w:hAnsi="Aptos"/>
          <w:color w:val="444444"/>
          <w:sz w:val="18"/>
        </w:rPr>
        <w:t xml:space="preserve"> Reference</w:t>
      </w:r>
    </w:p>
    <w:p w:rsidR="002A7E8F" w:rsidRDefault="00FE3B39" w14:paraId="46F36506"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Manage external evaluators, consultants and commissioned studies</w:t>
      </w:r>
    </w:p>
    <w:p w:rsidR="002A7E8F" w:rsidRDefault="00FE3B39" w14:paraId="02778434"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Provide technical quality assurance for regional or project-led studies</w:t>
      </w:r>
    </w:p>
    <w:p w:rsidR="002A7E8F" w:rsidRDefault="00FE3B39" w14:paraId="3E177D62"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Lead the interpretation of findings and the preparation of evaluation reports and briefs</w:t>
      </w:r>
    </w:p>
    <w:p w:rsidR="002A7E8F" w:rsidRDefault="00FE3B39" w14:paraId="2631DED0"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Support</w:t>
      </w:r>
      <w:r>
        <w:rPr>
          <w:rFonts w:ascii="Aptos" w:hAnsi="Aptos"/>
          <w:color w:val="444444"/>
          <w:sz w:val="18"/>
        </w:rPr>
        <w:t xml:space="preserve"> Regional MEAL Leads in scoping and quality-assuring regional studies</w:t>
      </w:r>
    </w:p>
    <w:p w:rsidR="002A7E8F" w:rsidRDefault="00FE3B39" w14:paraId="623DA39B" w14:textId="77777777">
      <w:pPr>
        <w:spacing w:before="40" w:after="80" w:line="252" w:lineRule="auto"/>
      </w:pPr>
      <w:r>
        <w:rPr>
          <w:rFonts w:ascii="Aptos" w:hAnsi="Aptos"/>
          <w:b/>
          <w:color w:val="1B7F7A"/>
          <w:sz w:val="18"/>
        </w:rPr>
        <w:t xml:space="preserve">Key outputs: </w:t>
      </w:r>
      <w:r>
        <w:rPr>
          <w:rFonts w:ascii="Aptos" w:hAnsi="Aptos"/>
          <w:color w:val="243746"/>
          <w:sz w:val="18"/>
        </w:rPr>
        <w:t>Study designs; protocols and instruments; Terms of Reference; quality-assurance reviews; evaluation reports and briefs.</w:t>
      </w:r>
    </w:p>
    <w:p w:rsidR="002A7E8F" w:rsidRDefault="00FE3B39" w14:paraId="71BA6D89" w14:textId="77777777">
      <w:pPr>
        <w:keepNext/>
        <w:spacing w:before="200" w:after="40" w:line="252" w:lineRule="auto"/>
      </w:pPr>
      <w:r>
        <w:rPr>
          <w:rFonts w:ascii="Aptos" w:hAnsi="Aptos"/>
          <w:b/>
          <w:color w:val="1B4F2A"/>
        </w:rPr>
        <w:t>Evaluation / Research Analyst</w:t>
      </w:r>
      <w:r>
        <w:rPr>
          <w:rFonts w:ascii="Aptos" w:hAnsi="Aptos"/>
          <w:color w:val="777777"/>
          <w:sz w:val="18"/>
        </w:rPr>
        <w:t xml:space="preserve">  ·  Junior–mid</w:t>
      </w:r>
    </w:p>
    <w:p w:rsidR="002A7E8F" w:rsidRDefault="00FE3B39" w14:paraId="1809271E" w14:textId="77777777">
      <w:pPr>
        <w:keepNext/>
        <w:spacing w:after="40" w:line="252" w:lineRule="auto"/>
      </w:pPr>
      <w:r>
        <w:rPr>
          <w:rFonts w:ascii="Aptos" w:hAnsi="Aptos"/>
          <w:b/>
          <w:color w:val="1B7F7A"/>
          <w:sz w:val="18"/>
        </w:rPr>
        <w:t>Purpose:</w:t>
      </w:r>
      <w:r>
        <w:rPr>
          <w:rFonts w:ascii="Aptos" w:hAnsi="Aptos"/>
          <w:b/>
          <w:color w:val="1B7F7A"/>
          <w:sz w:val="18"/>
        </w:rPr>
        <w:t xml:space="preserve"> </w:t>
      </w:r>
      <w:r>
        <w:rPr>
          <w:rFonts w:ascii="Aptos" w:hAnsi="Aptos"/>
          <w:color w:val="243746"/>
          <w:sz w:val="18"/>
        </w:rPr>
        <w:t>Provides hands-on analytical and research capacity for evaluations, studies and learning reviews.</w:t>
      </w:r>
    </w:p>
    <w:p w:rsidR="002A7E8F" w:rsidRDefault="00FE3B39" w14:paraId="322E779A" w14:textId="77777777">
      <w:pPr>
        <w:keepNext/>
        <w:spacing w:after="20" w:line="252" w:lineRule="auto"/>
      </w:pPr>
      <w:r>
        <w:rPr>
          <w:rFonts w:ascii="Aptos" w:hAnsi="Aptos"/>
          <w:b/>
          <w:color w:val="1B7F7A"/>
          <w:sz w:val="18"/>
        </w:rPr>
        <w:t>Core responsibilities</w:t>
      </w:r>
    </w:p>
    <w:p w:rsidR="002A7E8F" w:rsidRDefault="00FE3B39" w14:paraId="3BAF1049"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Prepare and clean study datasets</w:t>
      </w:r>
    </w:p>
    <w:p w:rsidR="002A7E8F" w:rsidRDefault="00FE3B39" w14:paraId="461082FB"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Support survey programming, testing and fieldwork coordination</w:t>
      </w:r>
    </w:p>
    <w:p w:rsidR="002A7E8F" w:rsidRDefault="00FE3B39" w14:paraId="027DB573"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Conduct descriptive and statistical analysis and qualitative coding</w:t>
      </w:r>
    </w:p>
    <w:p w:rsidR="002A7E8F" w:rsidRDefault="00FE3B39" w14:paraId="2BA69D39"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Carry out literature and secondary-data reviews</w:t>
      </w:r>
    </w:p>
    <w:p w:rsidR="002A7E8F" w:rsidRDefault="00FE3B39" w14:paraId="31EA6023"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Prepare evidence tables, anne</w:t>
      </w:r>
      <w:r>
        <w:rPr>
          <w:rFonts w:ascii="Aptos" w:hAnsi="Aptos"/>
          <w:color w:val="444444"/>
          <w:sz w:val="18"/>
        </w:rPr>
        <w:t>xes and preliminary findings</w:t>
      </w:r>
    </w:p>
    <w:p w:rsidR="002A7E8F" w:rsidRDefault="00FE3B39" w14:paraId="0776F3B0"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Support learning reviews and keep the decision and management-response log up to date</w:t>
      </w:r>
    </w:p>
    <w:p w:rsidR="002A7E8F" w:rsidRDefault="00FE3B39" w14:paraId="796F59A9"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Document analyses so they can be reproduced</w:t>
      </w:r>
    </w:p>
    <w:p w:rsidR="002A7E8F" w:rsidRDefault="00FE3B39" w14:paraId="3FCFA779" w14:textId="77777777">
      <w:pPr>
        <w:spacing w:before="40" w:after="80" w:line="252" w:lineRule="auto"/>
      </w:pPr>
      <w:r>
        <w:rPr>
          <w:rFonts w:ascii="Aptos" w:hAnsi="Aptos"/>
          <w:b/>
          <w:color w:val="1B7F7A"/>
          <w:sz w:val="18"/>
        </w:rPr>
        <w:t xml:space="preserve">Key outputs: </w:t>
      </w:r>
      <w:r>
        <w:rPr>
          <w:rFonts w:ascii="Aptos" w:hAnsi="Aptos"/>
          <w:color w:val="243746"/>
          <w:sz w:val="18"/>
        </w:rPr>
        <w:t>Clean study datasets; analysis files; study instruments and annexes; prelimina</w:t>
      </w:r>
      <w:r>
        <w:rPr>
          <w:rFonts w:ascii="Aptos" w:hAnsi="Aptos"/>
          <w:color w:val="243746"/>
          <w:sz w:val="18"/>
        </w:rPr>
        <w:t>ry findings; updated management-response log.</w:t>
      </w:r>
    </w:p>
    <w:p w:rsidR="002A7E8F" w:rsidRDefault="00FE3B39" w14:paraId="1C58A932" w14:textId="77777777">
      <w:pPr>
        <w:keepNext/>
        <w:spacing w:before="280" w:after="80" w:line="252" w:lineRule="auto"/>
      </w:pPr>
      <w:r>
        <w:rPr>
          <w:rFonts w:ascii="Aptos" w:hAnsi="Aptos"/>
          <w:b/>
          <w:color w:val="1B4F2A"/>
          <w:sz w:val="24"/>
        </w:rPr>
        <w:t>2. Regional Layer</w:t>
      </w:r>
    </w:p>
    <w:p w:rsidR="002A7E8F" w:rsidRDefault="00FE3B39" w14:paraId="105FADA5" w14:textId="77777777">
      <w:pPr>
        <w:spacing w:after="80" w:line="252" w:lineRule="auto"/>
      </w:pPr>
      <w:r w:rsidRPr="65D5DF94">
        <w:rPr>
          <w:rFonts w:ascii="Aptos" w:hAnsi="Aptos"/>
          <w:color w:val="243746"/>
          <w:sz w:val="18"/>
          <w:szCs w:val="18"/>
        </w:rPr>
        <w:t xml:space="preserve">One Regional MEAL Lead in each of the three regions: Latin America, Africa and South Asia. </w:t>
      </w:r>
      <w:commentRangeStart w:id="19"/>
      <w:commentRangeStart w:id="20"/>
      <w:r w:rsidRPr="65D5DF94">
        <w:rPr>
          <w:rFonts w:ascii="Aptos" w:hAnsi="Aptos"/>
          <w:color w:val="243746"/>
          <w:sz w:val="18"/>
          <w:szCs w:val="18"/>
        </w:rPr>
        <w:t>Regional MEAL Leads report</w:t>
      </w:r>
      <w:commentRangeEnd w:id="19"/>
      <w:r w:rsidRPr="65D5DF94">
        <w:rPr>
          <w:rStyle w:val="CommentReference"/>
          <w:rFonts w:ascii="Aptos" w:hAnsi="Aptos"/>
          <w:color w:val="243746"/>
          <w:sz w:val="18"/>
          <w:szCs w:val="18"/>
        </w:rPr>
        <w:commentReference w:id="19"/>
      </w:r>
      <w:commentRangeEnd w:id="20"/>
      <w:r>
        <w:rPr>
          <w:rStyle w:val="CommentReference"/>
        </w:rPr>
        <w:commentReference w:id="20"/>
      </w:r>
      <w:r w:rsidRPr="65D5DF94">
        <w:rPr>
          <w:rFonts w:ascii="Aptos" w:hAnsi="Aptos"/>
          <w:color w:val="243746"/>
          <w:sz w:val="18"/>
          <w:szCs w:val="18"/>
        </w:rPr>
        <w:t xml:space="preserve"> directly to the MEAL Group Lead and draw on all three pillars instead of</w:t>
      </w:r>
      <w:r w:rsidRPr="65D5DF94">
        <w:rPr>
          <w:rFonts w:ascii="Aptos" w:hAnsi="Aptos"/>
          <w:color w:val="243746"/>
          <w:sz w:val="18"/>
          <w:szCs w:val="18"/>
        </w:rPr>
        <w:t xml:space="preserve"> sitting under one of them.</w:t>
      </w:r>
    </w:p>
    <w:p w:rsidR="002A7E8F" w:rsidRDefault="00FE3B39" w14:paraId="41955B8C" w14:textId="77777777">
      <w:pPr>
        <w:keepNext/>
        <w:spacing w:before="200" w:after="40" w:line="252" w:lineRule="auto"/>
      </w:pPr>
      <w:r>
        <w:rPr>
          <w:rFonts w:ascii="Aptos" w:hAnsi="Aptos"/>
          <w:b/>
          <w:color w:val="1B4F2A"/>
        </w:rPr>
        <w:t>Regional MEAL Lead</w:t>
      </w:r>
      <w:r>
        <w:rPr>
          <w:rFonts w:ascii="Aptos" w:hAnsi="Aptos"/>
          <w:color w:val="777777"/>
          <w:sz w:val="18"/>
        </w:rPr>
        <w:t xml:space="preserve">  ·  Senior (one per region)</w:t>
      </w:r>
    </w:p>
    <w:p w:rsidR="002A7E8F" w:rsidRDefault="00FE3B39" w14:paraId="19E5E413" w14:textId="77777777">
      <w:pPr>
        <w:keepNext/>
        <w:spacing w:after="40" w:line="252" w:lineRule="auto"/>
      </w:pPr>
      <w:r>
        <w:rPr>
          <w:rFonts w:ascii="Aptos" w:hAnsi="Aptos"/>
          <w:b/>
          <w:color w:val="1B7F7A"/>
          <w:sz w:val="18"/>
        </w:rPr>
        <w:t xml:space="preserve">Purpose: </w:t>
      </w:r>
      <w:r>
        <w:rPr>
          <w:rFonts w:ascii="Aptos" w:hAnsi="Aptos"/>
          <w:color w:val="243746"/>
          <w:sz w:val="18"/>
        </w:rPr>
        <w:t>Makes the institutional MEAL system work across a regional portfolio and is the main point of contact between projects and the Core Layer.</w:t>
      </w:r>
    </w:p>
    <w:p w:rsidR="002A7E8F" w:rsidRDefault="00FE3B39" w14:paraId="236B7B0E" w14:textId="77777777">
      <w:pPr>
        <w:keepNext/>
        <w:spacing w:after="20" w:line="252" w:lineRule="auto"/>
      </w:pPr>
      <w:r>
        <w:rPr>
          <w:rFonts w:ascii="Aptos" w:hAnsi="Aptos"/>
          <w:b/>
          <w:color w:val="1B7F7A"/>
          <w:sz w:val="18"/>
        </w:rPr>
        <w:t>Core responsibilities</w:t>
      </w:r>
    </w:p>
    <w:p w:rsidR="002A7E8F" w:rsidRDefault="00FE3B39" w14:paraId="6D5C8CDE"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Oversee the regional project portfolio and proposal pipeline, including MEAL Matrix classification and the MEAL review of proposals</w:t>
      </w:r>
    </w:p>
    <w:p w:rsidR="002A7E8F" w:rsidRDefault="00FE3B39" w14:paraId="1295171D"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Make sure major projects have credible MEAL plans and Project MEAL Focal Points</w:t>
      </w:r>
    </w:p>
    <w:p w:rsidR="002A7E8F" w:rsidRDefault="00FE3B39" w14:paraId="7CA46DC0"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Review KPI completeness and perform</w:t>
      </w:r>
      <w:r>
        <w:rPr>
          <w:rFonts w:ascii="Aptos" w:hAnsi="Aptos"/>
          <w:color w:val="444444"/>
          <w:sz w:val="18"/>
        </w:rPr>
        <w:t>ance through regional dashboards</w:t>
      </w:r>
    </w:p>
    <w:p w:rsidR="002A7E8F" w:rsidRDefault="00FE3B39" w14:paraId="4B13641F"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Follow up data-quality and reporting gaps with project teams, with support from Pillar B</w:t>
      </w:r>
    </w:p>
    <w:p w:rsidR="002A7E8F" w:rsidRDefault="00FE3B39" w14:paraId="41F4DF64"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Coach Project MEAL Focal Points and guide their technical work</w:t>
      </w:r>
    </w:p>
    <w:p w:rsidR="002A7E8F" w:rsidRDefault="00FE3B39" w14:paraId="6A2AC8E8"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Escalate complex technical issues to the relevant pillar</w:t>
      </w:r>
    </w:p>
    <w:p w:rsidR="002A7E8F" w:rsidRDefault="00FE3B39" w14:paraId="066A545C"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Id</w:t>
      </w:r>
      <w:r>
        <w:rPr>
          <w:rFonts w:ascii="Aptos" w:hAnsi="Aptos"/>
          <w:color w:val="444444"/>
          <w:sz w:val="18"/>
        </w:rPr>
        <w:t>entify regional evaluation and learning priorities with Pillar C</w:t>
      </w:r>
    </w:p>
    <w:p w:rsidR="002A7E8F" w:rsidRDefault="00FE3B39" w14:paraId="38330C5D"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Coordinate regional learning reviews</w:t>
      </w:r>
    </w:p>
    <w:p w:rsidR="002A7E8F" w:rsidRDefault="00FE3B39" w14:paraId="196E1571"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Represent MEAL with regional leadership and partners</w:t>
      </w:r>
    </w:p>
    <w:p w:rsidR="002A7E8F" w:rsidRDefault="00FE3B39" w14:paraId="2F3958BC" w14:textId="77777777">
      <w:pPr>
        <w:spacing w:before="40" w:after="80" w:line="252" w:lineRule="auto"/>
      </w:pPr>
      <w:r>
        <w:rPr>
          <w:rFonts w:ascii="Aptos" w:hAnsi="Aptos"/>
          <w:b/>
          <w:color w:val="1B7F7A"/>
          <w:sz w:val="18"/>
        </w:rPr>
        <w:t xml:space="preserve">Key outputs: </w:t>
      </w:r>
      <w:r>
        <w:rPr>
          <w:rFonts w:ascii="Aptos" w:hAnsi="Aptos"/>
          <w:color w:val="243746"/>
          <w:sz w:val="18"/>
        </w:rPr>
        <w:t>Regional portfolio reviews; proposal reviews; data-gap action plans; regional eval</w:t>
      </w:r>
      <w:r>
        <w:rPr>
          <w:rFonts w:ascii="Aptos" w:hAnsi="Aptos"/>
          <w:color w:val="243746"/>
          <w:sz w:val="18"/>
        </w:rPr>
        <w:t>uation priorities; regional learning actions.</w:t>
      </w:r>
    </w:p>
    <w:p w:rsidR="002A7E8F" w:rsidRDefault="00FE3B39" w14:paraId="460DDF1E" w14:textId="77777777">
      <w:pPr>
        <w:keepNext/>
        <w:spacing w:before="280" w:after="80" w:line="252" w:lineRule="auto"/>
      </w:pPr>
      <w:r>
        <w:rPr>
          <w:rFonts w:ascii="Aptos" w:hAnsi="Aptos"/>
          <w:b/>
          <w:color w:val="1B4F2A"/>
          <w:sz w:val="24"/>
        </w:rPr>
        <w:t>3. Project Layer</w:t>
      </w:r>
    </w:p>
    <w:p w:rsidR="002A7E8F" w:rsidRDefault="00FE3B39" w14:paraId="1D354BEE" w14:textId="77777777">
      <w:pPr>
        <w:spacing w:after="80" w:line="252" w:lineRule="auto"/>
      </w:pPr>
      <w:r>
        <w:rPr>
          <w:rFonts w:ascii="Aptos" w:hAnsi="Aptos"/>
          <w:color w:val="243746"/>
          <w:sz w:val="18"/>
        </w:rPr>
        <w:t>Project MEAL Focal Points form the Extended MEAL Network. They are embedded in and funded by major projects, apply institutional standards and receive technical guidance from their Regional MEAL Lead.</w:t>
      </w:r>
    </w:p>
    <w:p w:rsidR="002A7E8F" w:rsidRDefault="00FE3B39" w14:paraId="20AEAE9F" w14:textId="77777777">
      <w:pPr>
        <w:keepNext/>
        <w:spacing w:before="200" w:after="40" w:line="252" w:lineRule="auto"/>
      </w:pPr>
      <w:r>
        <w:rPr>
          <w:rFonts w:ascii="Aptos" w:hAnsi="Aptos"/>
          <w:b/>
          <w:color w:val="1B4F2A"/>
        </w:rPr>
        <w:t>Project MEAL Focal Point</w:t>
      </w:r>
      <w:r>
        <w:rPr>
          <w:rFonts w:ascii="Aptos" w:hAnsi="Aptos"/>
          <w:color w:val="777777"/>
          <w:sz w:val="18"/>
        </w:rPr>
        <w:t xml:space="preserve">  ·  Usually mid-level (one per major project)</w:t>
      </w:r>
    </w:p>
    <w:p w:rsidR="002A7E8F" w:rsidRDefault="00FE3B39" w14:paraId="686DD656" w14:textId="77777777">
      <w:pPr>
        <w:keepNext/>
        <w:spacing w:after="40" w:line="252" w:lineRule="auto"/>
      </w:pPr>
      <w:r>
        <w:rPr>
          <w:rFonts w:ascii="Aptos" w:hAnsi="Aptos"/>
          <w:b/>
          <w:color w:val="1B7F7A"/>
          <w:sz w:val="18"/>
        </w:rPr>
        <w:t xml:space="preserve">Purpose: </w:t>
      </w:r>
      <w:r>
        <w:rPr>
          <w:rFonts w:ascii="Aptos" w:hAnsi="Aptos"/>
          <w:color w:val="243746"/>
          <w:sz w:val="18"/>
        </w:rPr>
        <w:t>Keeps MEAL close to implementation, so CIMMYT can run one institutional system without centralizing project-level monitoring.</w:t>
      </w:r>
    </w:p>
    <w:p w:rsidR="002A7E8F" w:rsidRDefault="00FE3B39" w14:paraId="58C49382" w14:textId="77777777">
      <w:pPr>
        <w:keepNext/>
        <w:spacing w:after="20" w:line="252" w:lineRule="auto"/>
      </w:pPr>
      <w:r>
        <w:rPr>
          <w:rFonts w:ascii="Aptos" w:hAnsi="Aptos"/>
          <w:b/>
          <w:color w:val="1B7F7A"/>
          <w:sz w:val="18"/>
        </w:rPr>
        <w:t>Core responsibilities</w:t>
      </w:r>
    </w:p>
    <w:p w:rsidR="002A7E8F" w:rsidRDefault="00FE3B39" w14:paraId="085BBC25"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Maintain the project MEAL plan</w:t>
      </w:r>
    </w:p>
    <w:p w:rsidR="002A7E8F" w:rsidRDefault="00FE3B39" w14:paraId="424D89B8"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Coordinate activity and output monitoring and keep source-level records</w:t>
      </w:r>
    </w:p>
    <w:p w:rsidR="002A7E8F" w:rsidRDefault="00FE3B39" w14:paraId="33A92D1D"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Apply institutional KPIs, tools and data standards</w:t>
      </w:r>
    </w:p>
    <w:p w:rsidR="002A7E8F" w:rsidRDefault="00FE3B39" w14:paraId="7C348022"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Run first-line quality checks</w:t>
      </w:r>
    </w:p>
    <w:p w:rsidR="002A7E8F" w:rsidRDefault="00FE3B39" w14:paraId="052486F3"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Manage the project’s data collection through the MEAL dat</w:t>
      </w:r>
      <w:r>
        <w:rPr>
          <w:rFonts w:ascii="Aptos" w:hAnsi="Aptos"/>
          <w:color w:val="444444"/>
          <w:sz w:val="18"/>
        </w:rPr>
        <w:t>a system</w:t>
      </w:r>
    </w:p>
    <w:p w:rsidR="002A7E8F" w:rsidRDefault="00FE3B39" w14:paraId="6559CFA6"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Prepare indicator evidence for project, investor and institutional reporting</w:t>
      </w:r>
    </w:p>
    <w:p w:rsidR="002A7E8F" w:rsidRDefault="00FE3B39" w14:paraId="417FF60F"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Support baseline, outcome and evaluation data collection</w:t>
      </w:r>
    </w:p>
    <w:p w:rsidR="002A7E8F" w:rsidRDefault="00FE3B39" w14:paraId="650F86B9"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Take part in institutional training and in the Extended MEAL Network</w:t>
      </w:r>
    </w:p>
    <w:p w:rsidR="002A7E8F" w:rsidRDefault="00FE3B39" w14:paraId="1FB048EA" w14:textId="77777777">
      <w:pPr>
        <w:spacing w:before="10" w:after="10" w:line="252" w:lineRule="auto"/>
        <w:ind w:left="400" w:hanging="240"/>
      </w:pPr>
      <w:r>
        <w:rPr>
          <w:rFonts w:ascii="Aptos" w:hAnsi="Aptos"/>
          <w:color w:val="1B7F7A"/>
          <w:sz w:val="18"/>
        </w:rPr>
        <w:t>▸</w:t>
      </w:r>
      <w:r>
        <w:rPr>
          <w:rFonts w:ascii="Aptos" w:hAnsi="Aptos"/>
          <w:color w:val="1B7F7A"/>
          <w:sz w:val="18"/>
        </w:rPr>
        <w:t xml:space="preserve">  </w:t>
      </w:r>
      <w:r>
        <w:rPr>
          <w:rFonts w:ascii="Aptos" w:hAnsi="Aptos"/>
          <w:color w:val="444444"/>
          <w:sz w:val="18"/>
        </w:rPr>
        <w:t>Work regularly with the Regional</w:t>
      </w:r>
      <w:r>
        <w:rPr>
          <w:rFonts w:ascii="Aptos" w:hAnsi="Aptos"/>
          <w:color w:val="444444"/>
          <w:sz w:val="18"/>
        </w:rPr>
        <w:t xml:space="preserve"> MEAL Lead</w:t>
      </w:r>
    </w:p>
    <w:p w:rsidR="002A7E8F" w:rsidRDefault="00FE3B39" w14:paraId="48EA0D74" w14:textId="77777777">
      <w:pPr>
        <w:spacing w:before="40" w:after="80" w:line="252" w:lineRule="auto"/>
      </w:pPr>
      <w:r>
        <w:rPr>
          <w:rFonts w:ascii="Aptos" w:hAnsi="Aptos"/>
          <w:b/>
          <w:color w:val="1B7F7A"/>
          <w:sz w:val="18"/>
        </w:rPr>
        <w:t xml:space="preserve">Key outputs: </w:t>
      </w:r>
      <w:r>
        <w:rPr>
          <w:rFonts w:ascii="Aptos" w:hAnsi="Aptos"/>
          <w:color w:val="243746"/>
          <w:sz w:val="18"/>
        </w:rPr>
        <w:t>Up-to-date monitoring records; validated indicator inputs; documented quality checks; evidence ready for institutional integration.</w:t>
      </w:r>
    </w:p>
    <w:p w:rsidR="00036239" w:rsidRDefault="00111048" w14:paraId="5612E9D0" w14:textId="77777777">
      <w:pPr>
        <w:pStyle w:val="Heading2"/>
        <w:spacing w:before="200" w:after="80"/>
      </w:pPr>
      <w:r>
        <w:t>5.9  How the Roles Work Together</w:t>
      </w:r>
    </w:p>
    <w:p w:rsidR="00036239" w:rsidRDefault="00111048" w14:paraId="2EA0C620" w14:textId="77777777">
      <w:pPr>
        <w:spacing w:after="120" w:line="252" w:lineRule="auto"/>
      </w:pPr>
      <w:r>
        <w:rPr>
          <w:rFonts w:ascii="Aptos" w:hAnsi="Aptos"/>
          <w:color w:val="243746"/>
          <w:sz w:val="18"/>
        </w:rPr>
        <w:t>Each task has one owner, and handoffs between pillars are explicit. The Design pillar defines what must be measured and the valid method; Evidence Systems specifies how the evidence is structured, quality-assured, aggregated and visualized; Evaluation, Learning &amp; Accountability addresses questions that routine monitoring cannot answer and closes the evidence-to-action loop. Regional MEAL Leads bring these capabilities to each regional portfolio, while Project MEAL Focal Points remain responsible for day-to-day project monitoring and source evidence. Advanced geospatial, software-development, data-science and corporate data-governance capabilities are mobilized through CIMMYT's relevant technical functions rather than duplicated inside MEAL.</w:t>
      </w:r>
    </w:p>
    <w:p w:rsidR="00036239" w:rsidRDefault="00111048" w14:paraId="68DD933D" w14:textId="77777777">
      <w:pPr>
        <w:pStyle w:val="Heading2"/>
        <w:keepNext/>
      </w:pPr>
      <w:r>
        <w:t>5.10  Funding the MEAL Function</w:t>
      </w:r>
    </w:p>
    <w:p w:rsidR="00036239" w:rsidRDefault="00111048" w14:paraId="17666E4B" w14:textId="77777777">
      <w:pPr>
        <w:spacing w:after="80" w:line="252" w:lineRule="auto"/>
      </w:pPr>
      <w:r>
        <w:rPr>
          <w:rFonts w:ascii="Aptos" w:hAnsi="Aptos"/>
          <w:color w:val="243746"/>
          <w:sz w:val="18"/>
        </w:rPr>
        <w:t>The MEAL function is funded from three sources, and the balance between them is expected to shift over time.</w:t>
      </w:r>
    </w:p>
    <w:p w:rsidR="00036239" w:rsidRDefault="00111048" w14:paraId="4FA1F2A3" w14:textId="77777777">
      <w:pPr>
        <w:spacing w:after="50"/>
        <w:ind w:left="115"/>
      </w:pPr>
      <w:r>
        <w:rPr>
          <w:b/>
          <w:color w:val="1B7F7A"/>
          <w:sz w:val="17"/>
        </w:rPr>
        <w:t xml:space="preserve">1. Base contribution from every project: </w:t>
      </w:r>
      <w:r>
        <w:rPr>
          <w:color w:val="243746"/>
          <w:sz w:val="17"/>
        </w:rPr>
        <w:t>Each project budgets a base MEAL contribution set in the MEAL Matrix according to its scale and M&amp;E complexity (table below and Annex A). It pays for the institutional services every project receives: standards and guidance, proposal review, quality assurance, integration into the MEAL data system, portfolio reporting and PRMS and investor reporting. Large and MEGA projects draw most on the team’s capacity, so they are expected to fund a significant share of the Core Layer through charged staff time.</w:t>
      </w:r>
    </w:p>
    <w:p w:rsidR="00036239" w:rsidRDefault="00111048" w14:paraId="12E62452" w14:textId="77777777">
      <w:pPr>
        <w:spacing w:after="80" w:line="252" w:lineRule="auto"/>
      </w:pPr>
      <w:r>
        <w:rPr>
          <w:rFonts w:ascii="Aptos" w:hAnsi="Aptos"/>
          <w:color w:val="243746"/>
          <w:sz w:val="18"/>
        </w:rPr>
        <w:t>Base MEAL budget by project scale and M&amp;E complexity, from the MEAL Matrix:</w:t>
      </w:r>
    </w:p>
    <w:tbl>
      <w:tblPr>
        <w:tblStyle w:val="TableGrid"/>
        <w:tblW w:w="0" w:type="auto"/>
        <w:jc w:val="center"/>
        <w:tblLayout w:type="fixed"/>
        <w:tblLook w:val="04A0" w:firstRow="1" w:lastRow="0" w:firstColumn="1" w:lastColumn="0" w:noHBand="0" w:noVBand="1"/>
      </w:tblPr>
      <w:tblGrid>
        <w:gridCol w:w="2088"/>
        <w:gridCol w:w="4464"/>
        <w:gridCol w:w="3600"/>
      </w:tblGrid>
      <w:tr w:rsidR="00036239" w14:paraId="3DEFF866" w14:textId="77777777">
        <w:trPr>
          <w:tblHeader/>
          <w:jc w:val="center"/>
        </w:trPr>
        <w:tc>
          <w:tcPr>
            <w:tcW w:w="2088" w:type="dxa"/>
            <w:shd w:val="clear" w:color="auto" w:fill="1B7F7A"/>
            <w:tcMar>
              <w:top w:w="70" w:type="dxa"/>
              <w:left w:w="90" w:type="dxa"/>
              <w:bottom w:w="70" w:type="dxa"/>
              <w:right w:w="90" w:type="dxa"/>
            </w:tcMar>
            <w:vAlign w:val="center"/>
          </w:tcPr>
          <w:p w:rsidR="00036239" w:rsidRDefault="00111048" w14:paraId="220C0DBF" w14:textId="77777777">
            <w:pPr>
              <w:spacing w:after="20"/>
            </w:pPr>
            <w:r>
              <w:rPr>
                <w:rFonts w:ascii="Aptos" w:hAnsi="Aptos"/>
                <w:b/>
                <w:color w:val="FFFFFF"/>
                <w:sz w:val="14"/>
              </w:rPr>
              <w:t>Scale</w:t>
            </w:r>
          </w:p>
        </w:tc>
        <w:tc>
          <w:tcPr>
            <w:tcW w:w="4464" w:type="dxa"/>
            <w:shd w:val="clear" w:color="auto" w:fill="1B7F7A"/>
            <w:tcMar>
              <w:top w:w="70" w:type="dxa"/>
              <w:left w:w="90" w:type="dxa"/>
              <w:bottom w:w="70" w:type="dxa"/>
              <w:right w:w="90" w:type="dxa"/>
            </w:tcMar>
            <w:vAlign w:val="center"/>
          </w:tcPr>
          <w:p w:rsidR="00036239" w:rsidRDefault="00111048" w14:paraId="43781574" w14:textId="77777777">
            <w:pPr>
              <w:spacing w:after="20"/>
            </w:pPr>
            <w:r>
              <w:rPr>
                <w:rFonts w:ascii="Aptos" w:hAnsi="Aptos"/>
                <w:b/>
                <w:color w:val="FFFFFF"/>
                <w:sz w:val="14"/>
              </w:rPr>
              <w:t>Typical size and duration</w:t>
            </w:r>
          </w:p>
        </w:tc>
        <w:tc>
          <w:tcPr>
            <w:tcW w:w="3600" w:type="dxa"/>
            <w:shd w:val="clear" w:color="auto" w:fill="1B7F7A"/>
            <w:tcMar>
              <w:top w:w="70" w:type="dxa"/>
              <w:left w:w="90" w:type="dxa"/>
              <w:bottom w:w="70" w:type="dxa"/>
              <w:right w:w="90" w:type="dxa"/>
            </w:tcMar>
            <w:vAlign w:val="center"/>
          </w:tcPr>
          <w:p w:rsidR="00036239" w:rsidRDefault="00111048" w14:paraId="70DBDE67" w14:textId="77777777">
            <w:pPr>
              <w:spacing w:after="20"/>
            </w:pPr>
            <w:r>
              <w:rPr>
                <w:rFonts w:ascii="Aptos" w:hAnsi="Aptos"/>
                <w:b/>
                <w:color w:val="FFFFFF"/>
                <w:sz w:val="14"/>
              </w:rPr>
              <w:t>Base MEAL budget</w:t>
            </w:r>
          </w:p>
        </w:tc>
      </w:tr>
      <w:tr w:rsidR="00036239" w14:paraId="1FAD24E1" w14:textId="77777777">
        <w:trPr>
          <w:jc w:val="center"/>
        </w:trPr>
        <w:tc>
          <w:tcPr>
            <w:tcW w:w="2088" w:type="dxa"/>
            <w:tcMar>
              <w:top w:w="70" w:type="dxa"/>
              <w:left w:w="90" w:type="dxa"/>
              <w:bottom w:w="70" w:type="dxa"/>
              <w:right w:w="90" w:type="dxa"/>
            </w:tcMar>
            <w:vAlign w:val="center"/>
          </w:tcPr>
          <w:p w:rsidR="00036239" w:rsidRDefault="00111048" w14:paraId="3A1938F2" w14:textId="77777777">
            <w:pPr>
              <w:spacing w:after="20"/>
            </w:pPr>
            <w:r>
              <w:rPr>
                <w:rFonts w:ascii="Aptos" w:hAnsi="Aptos"/>
                <w:b/>
                <w:color w:val="243746"/>
                <w:sz w:val="14"/>
              </w:rPr>
              <w:t>Small</w:t>
            </w:r>
          </w:p>
        </w:tc>
        <w:tc>
          <w:tcPr>
            <w:tcW w:w="4464" w:type="dxa"/>
            <w:tcMar>
              <w:top w:w="70" w:type="dxa"/>
              <w:left w:w="90" w:type="dxa"/>
              <w:bottom w:w="70" w:type="dxa"/>
              <w:right w:w="90" w:type="dxa"/>
            </w:tcMar>
            <w:vAlign w:val="center"/>
          </w:tcPr>
          <w:p w:rsidR="00036239" w:rsidRDefault="00111048" w14:paraId="74AA7839" w14:textId="77777777">
            <w:pPr>
              <w:spacing w:after="20"/>
            </w:pPr>
            <w:r w:rsidRPr="65D5DF94">
              <w:rPr>
                <w:rFonts w:ascii="Aptos" w:hAnsi="Aptos"/>
                <w:color w:val="243746"/>
                <w:sz w:val="14"/>
                <w:szCs w:val="14"/>
              </w:rPr>
              <w:t xml:space="preserve">Up to about USD </w:t>
            </w:r>
            <w:commentRangeStart w:id="21"/>
            <w:commentRangeStart w:id="22"/>
            <w:r w:rsidRPr="65D5DF94">
              <w:rPr>
                <w:rFonts w:ascii="Aptos" w:hAnsi="Aptos"/>
                <w:color w:val="243746"/>
                <w:sz w:val="14"/>
                <w:szCs w:val="14"/>
              </w:rPr>
              <w:t>280,000</w:t>
            </w:r>
            <w:commentRangeEnd w:id="21"/>
            <w:r w:rsidRPr="65D5DF94">
              <w:rPr>
                <w:rStyle w:val="CommentReference"/>
                <w:rFonts w:ascii="Aptos" w:hAnsi="Aptos"/>
                <w:color w:val="243746"/>
                <w:sz w:val="14"/>
                <w:szCs w:val="14"/>
              </w:rPr>
              <w:commentReference w:id="21"/>
            </w:r>
            <w:commentRangeEnd w:id="22"/>
            <w:r>
              <w:rPr>
                <w:rStyle w:val="CommentReference"/>
              </w:rPr>
              <w:commentReference w:id="22"/>
            </w:r>
            <w:r w:rsidRPr="65D5DF94">
              <w:rPr>
                <w:rFonts w:ascii="Aptos" w:hAnsi="Aptos"/>
                <w:color w:val="243746"/>
                <w:sz w:val="14"/>
                <w:szCs w:val="14"/>
              </w:rPr>
              <w:t>; around one year</w:t>
            </w:r>
          </w:p>
        </w:tc>
        <w:tc>
          <w:tcPr>
            <w:tcW w:w="3600" w:type="dxa"/>
            <w:tcMar>
              <w:top w:w="70" w:type="dxa"/>
              <w:left w:w="90" w:type="dxa"/>
              <w:bottom w:w="70" w:type="dxa"/>
              <w:right w:w="90" w:type="dxa"/>
            </w:tcMar>
            <w:vAlign w:val="center"/>
          </w:tcPr>
          <w:p w:rsidR="00036239" w:rsidRDefault="00111048" w14:paraId="4AD31A84" w14:textId="0B05CD20">
            <w:pPr>
              <w:spacing w:after="20"/>
            </w:pPr>
            <w:r w:rsidRPr="65D5DF94">
              <w:rPr>
                <w:rFonts w:ascii="Aptos" w:hAnsi="Aptos"/>
                <w:color w:val="243746"/>
                <w:sz w:val="14"/>
                <w:szCs w:val="14"/>
              </w:rPr>
              <w:t>Standard: USD 8,000 · Intermediate: USD 13,000 · Complex: USD 18,000 per project</w:t>
            </w:r>
            <w:ins w:author="UR-RAHMAN, Md.Syed  (CIMMYT)" w:date="2026-10-01T17:41:00Z" w16du:dateUtc="2026-10-01T17:41:45Z" w:id="23">
              <w:r w:rsidRPr="65D5DF94" w:rsidR="067E4A35">
                <w:rPr>
                  <w:rFonts w:ascii="Aptos" w:hAnsi="Aptos"/>
                  <w:color w:val="243746"/>
                  <w:sz w:val="14"/>
                  <w:szCs w:val="14"/>
                </w:rPr>
                <w:t xml:space="preserve"> for life time.</w:t>
              </w:r>
            </w:ins>
          </w:p>
        </w:tc>
      </w:tr>
      <w:tr w:rsidR="00036239" w14:paraId="6DB7F48F" w14:textId="77777777">
        <w:trPr>
          <w:jc w:val="center"/>
        </w:trPr>
        <w:tc>
          <w:tcPr>
            <w:tcW w:w="2088" w:type="dxa"/>
            <w:shd w:val="clear" w:color="auto" w:fill="F3F6F7"/>
            <w:tcMar>
              <w:top w:w="70" w:type="dxa"/>
              <w:left w:w="90" w:type="dxa"/>
              <w:bottom w:w="70" w:type="dxa"/>
              <w:right w:w="90" w:type="dxa"/>
            </w:tcMar>
            <w:vAlign w:val="center"/>
          </w:tcPr>
          <w:p w:rsidR="00036239" w:rsidRDefault="00111048" w14:paraId="506C86EE" w14:textId="77777777">
            <w:pPr>
              <w:spacing w:after="20"/>
            </w:pPr>
            <w:r>
              <w:rPr>
                <w:rFonts w:ascii="Aptos" w:hAnsi="Aptos"/>
                <w:b/>
                <w:color w:val="243746"/>
                <w:sz w:val="14"/>
              </w:rPr>
              <w:t>Medium</w:t>
            </w:r>
          </w:p>
        </w:tc>
        <w:tc>
          <w:tcPr>
            <w:tcW w:w="4464" w:type="dxa"/>
            <w:shd w:val="clear" w:color="auto" w:fill="F3F6F7"/>
            <w:tcMar>
              <w:top w:w="70" w:type="dxa"/>
              <w:left w:w="90" w:type="dxa"/>
              <w:bottom w:w="70" w:type="dxa"/>
              <w:right w:w="90" w:type="dxa"/>
            </w:tcMar>
            <w:vAlign w:val="center"/>
          </w:tcPr>
          <w:p w:rsidR="00036239" w:rsidRDefault="00111048" w14:paraId="6E814554" w14:textId="77777777">
            <w:pPr>
              <w:spacing w:after="20"/>
            </w:pPr>
            <w:r>
              <w:rPr>
                <w:rFonts w:ascii="Aptos" w:hAnsi="Aptos"/>
                <w:color w:val="243746"/>
                <w:sz w:val="14"/>
              </w:rPr>
              <w:t>About USD 280,000 to 800,000; 1.5 to 3 years</w:t>
            </w:r>
          </w:p>
        </w:tc>
        <w:tc>
          <w:tcPr>
            <w:tcW w:w="3600" w:type="dxa"/>
            <w:shd w:val="clear" w:color="auto" w:fill="F3F6F7"/>
            <w:tcMar>
              <w:top w:w="70" w:type="dxa"/>
              <w:left w:w="90" w:type="dxa"/>
              <w:bottom w:w="70" w:type="dxa"/>
              <w:right w:w="90" w:type="dxa"/>
            </w:tcMar>
            <w:vAlign w:val="center"/>
          </w:tcPr>
          <w:p w:rsidR="00036239" w:rsidRDefault="00111048" w14:paraId="704DA4CB" w14:textId="77777777">
            <w:pPr>
              <w:spacing w:after="20"/>
            </w:pPr>
            <w:r>
              <w:rPr>
                <w:rFonts w:ascii="Aptos" w:hAnsi="Aptos"/>
                <w:color w:val="243746"/>
                <w:sz w:val="14"/>
              </w:rPr>
              <w:t>Standard: 3% · Intermediate: 4% · Complex: 5% of the total project budget, never less than the Small amount for the same complexity level; confirmed with MEAL during proposal writing</w:t>
            </w:r>
          </w:p>
        </w:tc>
      </w:tr>
      <w:tr w:rsidR="00036239" w14:paraId="7D79E316" w14:textId="77777777">
        <w:trPr>
          <w:jc w:val="center"/>
        </w:trPr>
        <w:tc>
          <w:tcPr>
            <w:tcW w:w="2088" w:type="dxa"/>
            <w:tcMar>
              <w:top w:w="70" w:type="dxa"/>
              <w:left w:w="90" w:type="dxa"/>
              <w:bottom w:w="70" w:type="dxa"/>
              <w:right w:w="90" w:type="dxa"/>
            </w:tcMar>
            <w:vAlign w:val="center"/>
          </w:tcPr>
          <w:p w:rsidR="00036239" w:rsidRDefault="00111048" w14:paraId="452DF2AF" w14:textId="77777777">
            <w:pPr>
              <w:spacing w:after="20"/>
            </w:pPr>
            <w:r>
              <w:rPr>
                <w:rFonts w:ascii="Aptos" w:hAnsi="Aptos"/>
                <w:b/>
                <w:color w:val="243746"/>
                <w:sz w:val="14"/>
              </w:rPr>
              <w:t>Large</w:t>
            </w:r>
          </w:p>
        </w:tc>
        <w:tc>
          <w:tcPr>
            <w:tcW w:w="4464" w:type="dxa"/>
            <w:tcMar>
              <w:top w:w="70" w:type="dxa"/>
              <w:left w:w="90" w:type="dxa"/>
              <w:bottom w:w="70" w:type="dxa"/>
              <w:right w:w="90" w:type="dxa"/>
            </w:tcMar>
            <w:vAlign w:val="center"/>
          </w:tcPr>
          <w:p w:rsidR="00036239" w:rsidRDefault="00111048" w14:paraId="0EC3EA3C" w14:textId="77777777">
            <w:pPr>
              <w:spacing w:after="20"/>
            </w:pPr>
            <w:r>
              <w:rPr>
                <w:rFonts w:ascii="Aptos" w:hAnsi="Aptos"/>
                <w:color w:val="243746"/>
                <w:sz w:val="14"/>
              </w:rPr>
              <w:t>Above USD 800,000 and up to USD 10 million; multi-country and/or multi-year</w:t>
            </w:r>
          </w:p>
        </w:tc>
        <w:tc>
          <w:tcPr>
            <w:tcW w:w="3600" w:type="dxa"/>
            <w:tcMar>
              <w:top w:w="70" w:type="dxa"/>
              <w:left w:w="90" w:type="dxa"/>
              <w:bottom w:w="70" w:type="dxa"/>
              <w:right w:w="90" w:type="dxa"/>
            </w:tcMar>
            <w:vAlign w:val="center"/>
          </w:tcPr>
          <w:p w:rsidR="00036239" w:rsidRDefault="00111048" w14:paraId="0CFDBE4A" w14:textId="5C481DCE">
            <w:pPr>
              <w:spacing w:after="20"/>
              <w:rPr>
                <w:rFonts w:ascii="Aptos" w:hAnsi="Aptos"/>
                <w:color w:val="243746"/>
                <w:sz w:val="14"/>
                <w:szCs w:val="14"/>
              </w:rPr>
            </w:pPr>
            <w:r w:rsidRPr="65D5DF94">
              <w:rPr>
                <w:rFonts w:ascii="Aptos" w:hAnsi="Aptos"/>
                <w:color w:val="243746"/>
                <w:sz w:val="14"/>
                <w:szCs w:val="14"/>
              </w:rPr>
              <w:t xml:space="preserve">Co-designed with MEAL from the start of proposal development. </w:t>
            </w:r>
          </w:p>
        </w:tc>
      </w:tr>
      <w:tr w:rsidR="00036239" w14:paraId="662EC00E" w14:textId="77777777">
        <w:trPr>
          <w:jc w:val="center"/>
        </w:trPr>
        <w:tc>
          <w:tcPr>
            <w:tcW w:w="2088" w:type="dxa"/>
            <w:shd w:val="clear" w:color="auto" w:fill="F3F6F7"/>
            <w:tcMar>
              <w:top w:w="70" w:type="dxa"/>
              <w:left w:w="90" w:type="dxa"/>
              <w:bottom w:w="70" w:type="dxa"/>
              <w:right w:w="90" w:type="dxa"/>
            </w:tcMar>
            <w:vAlign w:val="center"/>
          </w:tcPr>
          <w:p w:rsidR="00036239" w:rsidRDefault="00111048" w14:paraId="4809CAC3" w14:textId="77777777">
            <w:pPr>
              <w:spacing w:after="20"/>
            </w:pPr>
            <w:r>
              <w:rPr>
                <w:rFonts w:ascii="Aptos" w:hAnsi="Aptos"/>
                <w:b/>
                <w:color w:val="243746"/>
                <w:sz w:val="14"/>
              </w:rPr>
              <w:t>MEGA</w:t>
            </w:r>
          </w:p>
        </w:tc>
        <w:tc>
          <w:tcPr>
            <w:tcW w:w="4464" w:type="dxa"/>
            <w:shd w:val="clear" w:color="auto" w:fill="F3F6F7"/>
            <w:tcMar>
              <w:top w:w="70" w:type="dxa"/>
              <w:left w:w="90" w:type="dxa"/>
              <w:bottom w:w="70" w:type="dxa"/>
              <w:right w:w="90" w:type="dxa"/>
            </w:tcMar>
            <w:vAlign w:val="center"/>
          </w:tcPr>
          <w:p w:rsidR="00036239" w:rsidRDefault="00111048" w14:paraId="3AB479C6" w14:textId="77777777">
            <w:pPr>
              <w:spacing w:after="20"/>
            </w:pPr>
            <w:r>
              <w:rPr>
                <w:rFonts w:ascii="Aptos" w:hAnsi="Aptos"/>
                <w:color w:val="243746"/>
                <w:sz w:val="14"/>
              </w:rPr>
              <w:t>Above USD 10 million; flagship, multi-country, multi-year</w:t>
            </w:r>
          </w:p>
        </w:tc>
        <w:tc>
          <w:tcPr>
            <w:tcW w:w="3600" w:type="dxa"/>
            <w:shd w:val="clear" w:color="auto" w:fill="F3F6F7"/>
            <w:tcMar>
              <w:top w:w="70" w:type="dxa"/>
              <w:left w:w="90" w:type="dxa"/>
              <w:bottom w:w="70" w:type="dxa"/>
              <w:right w:w="90" w:type="dxa"/>
            </w:tcMar>
            <w:vAlign w:val="center"/>
          </w:tcPr>
          <w:p w:rsidR="00036239" w:rsidRDefault="00111048" w14:paraId="38B08017" w14:textId="77777777">
            <w:pPr>
              <w:spacing w:after="20"/>
            </w:pPr>
            <w:r>
              <w:rPr>
                <w:rFonts w:ascii="Aptos" w:hAnsi="Aptos"/>
                <w:color w:val="243746"/>
                <w:sz w:val="14"/>
              </w:rPr>
              <w:t>Co-designed with MEAL from the start of proposal development. The budget covers project-specific MEAL work and an institutional contribution, charged as staff time of the Core Layer, of at least USD 27,000 per project year.</w:t>
            </w:r>
          </w:p>
        </w:tc>
      </w:tr>
    </w:tbl>
    <w:p w:rsidR="00036239" w:rsidRDefault="00036239" w14:paraId="2A8AC0CA" w14:textId="77777777"/>
    <w:p w:rsidR="00036239" w:rsidRDefault="00111048" w14:paraId="2812C7D9" w14:textId="77777777">
      <w:pPr>
        <w:spacing w:after="50"/>
        <w:ind w:left="115"/>
      </w:pPr>
      <w:r>
        <w:rPr>
          <w:b/>
          <w:color w:val="1B7F7A"/>
          <w:sz w:val="17"/>
        </w:rPr>
        <w:t xml:space="preserve">2. Extended services: </w:t>
      </w:r>
      <w:r>
        <w:rPr>
          <w:color w:val="243746"/>
          <w:sz w:val="17"/>
        </w:rPr>
        <w:t>Beyond the base package, the MEAL team offers services projects can budget for: running project monitoring, baseline and endline surveys, outcome studies and evaluations, dashboards and data-system configuration. These services are charged at cost and give projects access to specialized capacity without hiring it separately.</w:t>
      </w:r>
    </w:p>
    <w:p w:rsidR="00036239" w:rsidRDefault="00111048" w14:paraId="738987BA" w14:textId="77777777">
      <w:pPr>
        <w:spacing w:after="50"/>
        <w:ind w:left="115"/>
      </w:pPr>
      <w:r>
        <w:rPr>
          <w:b/>
          <w:color w:val="1B7F7A"/>
          <w:sz w:val="17"/>
        </w:rPr>
        <w:t xml:space="preserve">3. New resources: </w:t>
      </w:r>
      <w:r>
        <w:rPr>
          <w:color w:val="243746"/>
          <w:sz w:val="17"/>
        </w:rPr>
        <w:t>The team co-develops proposals in which evaluation, learning or data systems are a substantial component, and seeks funding for cross-portfolio evidence work such as impact studies and syntheses.</w:t>
      </w:r>
    </w:p>
    <w:p w:rsidR="00036239" w:rsidRDefault="00111048" w14:paraId="7E28D7BD" w14:textId="77777777">
      <w:pPr>
        <w:spacing w:after="80" w:line="252" w:lineRule="auto"/>
      </w:pPr>
      <w:r>
        <w:rPr>
          <w:rFonts w:ascii="Aptos" w:hAnsi="Aptos"/>
          <w:color w:val="243746"/>
          <w:sz w:val="18"/>
        </w:rPr>
        <w:t>Most projects active in 2026 and 2027 were designed before the base contribution existed, so income from it will grow gradually as new projects start. Core and Regional Layer positions will need bridge funding until enough projects contribute to cover them. The MEAL Matrix amounts will be reviewed every year against the actual cost of the team, the number of active projects and their complexity mix.</w:t>
      </w:r>
    </w:p>
    <w:p w:rsidR="00036239" w:rsidRDefault="00036239" w14:paraId="7FE96086" w14:textId="77777777">
      <w:pPr>
        <w:pageBreakBefore/>
        <w:spacing w:line="20" w:lineRule="exact"/>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407383" w14:paraId="362837CD" w14:textId="77777777">
        <w:tc>
          <w:tcPr>
            <w:tcW w:w="9360" w:type="dxa"/>
            <w:tcBorders>
              <w:top w:val="none" w:color="FFFFFF" w:sz="0" w:space="0"/>
              <w:left w:val="none" w:color="FFFFFF" w:sz="0" w:space="0"/>
              <w:bottom w:val="none" w:color="FFFFFF" w:sz="0" w:space="0"/>
              <w:right w:val="none" w:color="FFFFFF" w:sz="0" w:space="0"/>
            </w:tcBorders>
            <w:shd w:val="clear" w:color="auto" w:fill="1B4F2A"/>
            <w:tcMar>
              <w:top w:w="80" w:type="dxa"/>
              <w:left w:w="260" w:type="dxa"/>
              <w:bottom w:w="80" w:type="dxa"/>
              <w:right w:w="260" w:type="dxa"/>
            </w:tcMar>
          </w:tcPr>
          <w:p w:rsidR="00407383" w:rsidRDefault="005010ED" w14:paraId="3728E00E" w14:textId="77777777">
            <w:pPr>
              <w:keepNext/>
            </w:pPr>
            <w:r>
              <w:rPr>
                <w:b/>
                <w:bCs/>
                <w:color w:val="FFFFFF"/>
                <w:sz w:val="19"/>
                <w:szCs w:val="19"/>
              </w:rPr>
              <w:t>Section 6  ·  What CIMMYT Will Achieve by 2030</w:t>
            </w:r>
          </w:p>
        </w:tc>
      </w:tr>
    </w:tbl>
    <w:p w:rsidR="00407383" w:rsidRDefault="005010ED" w14:paraId="3FF18E96" w14:textId="77777777">
      <w:pPr>
        <w:pStyle w:val="Heading1"/>
        <w:pBdr>
          <w:bottom w:val="single" w:color="2E7D32" w:sz="6" w:space="0"/>
        </w:pBdr>
      </w:pPr>
      <w:r>
        <w:t>What CIMMYT Will Achieve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407383" w:rsidTr="58FF6424" w14:paraId="47122A48" w14:textId="77777777">
        <w:tc>
          <w:tcPr>
            <w:tcW w:w="93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1B4F2A"/>
            <w:tcMar>
              <w:top w:w="200" w:type="dxa"/>
              <w:left w:w="360" w:type="dxa"/>
              <w:bottom w:w="200" w:type="dxa"/>
              <w:right w:w="360" w:type="dxa"/>
            </w:tcMar>
          </w:tcPr>
          <w:p w:rsidR="00407383" w:rsidRDefault="005010ED" w14:paraId="30F7E589" w14:textId="77777777">
            <w:pPr>
              <w:spacing w:after="80"/>
            </w:pPr>
            <w:r>
              <w:rPr>
                <w:i/>
                <w:iCs/>
                <w:color w:val="81C784"/>
                <w:sz w:val="19"/>
                <w:szCs w:val="19"/>
              </w:rPr>
              <w:t>Where will CIMMYT be by 2030?</w:t>
            </w:r>
          </w:p>
          <w:p w:rsidR="00407383" w:rsidRDefault="005010ED" w14:paraId="312D98D4" w14:textId="77777777">
            <w:pPr>
              <w:spacing w:after="100"/>
            </w:pPr>
            <w:r>
              <w:rPr>
                <w:color w:val="FFFFFF" w:themeColor="background1"/>
              </w:rPr>
              <w:t>Leadership will know, with evidence, what the institution achieved, for whom, how and at what scale. Project teams will adapt during implementation, not only at closure. Scientists will build on harmonized, reusable data instead of starting from scratch in each project. Investors will receive transparent, comparable reporting that meets rigorous evidence standards. And the smallholder farmers CIMMYT works with across Africa, Asia and Latin America will benefit from innovations designed with better evidence of what works in their contexts.</w:t>
            </w:r>
          </w:p>
          <w:p w:rsidR="00407383" w:rsidRDefault="005010ED" w14:paraId="3D4CD19C" w14:textId="77777777">
            <w:r>
              <w:rPr>
                <w:b/>
                <w:bCs/>
                <w:color w:val="C8E6C9"/>
              </w:rPr>
              <w:t>MEAL will no longer be perceived as a compliance function. It will be a strategic institutional capability.</w:t>
            </w:r>
          </w:p>
        </w:tc>
      </w:tr>
    </w:tbl>
    <w:p w:rsidR="00407383" w:rsidRDefault="00407383" w14:paraId="1EECF97B" w14:textId="77777777">
      <w:pPr>
        <w:spacing w:after="200"/>
      </w:pPr>
    </w:p>
    <w:p w:rsidR="00407383" w:rsidRDefault="005010ED" w14:paraId="042B97B0" w14:textId="77777777">
      <w:pPr>
        <w:spacing w:after="140"/>
      </w:pPr>
      <w:r>
        <w:rPr>
          <w:color w:val="444444"/>
        </w:rPr>
        <w:t>The implementation of the MEAL framework will create value at four institutional levels and build eight strategic capabilities that currently do not exist in a systematic way.</w:t>
      </w:r>
    </w:p>
    <w:p w:rsidR="00407383" w:rsidRDefault="00407383" w14:paraId="1766F0AA" w14:textId="77777777">
      <w:pPr>
        <w:spacing w:after="120"/>
      </w:pPr>
    </w:p>
    <w:p w:rsidR="00407383" w:rsidRDefault="005010ED" w14:paraId="632B664C" w14:textId="77777777">
      <w:pPr>
        <w:pStyle w:val="Heading2"/>
        <w:keepNext/>
      </w:pPr>
      <w:r>
        <w:t>6.1  Value at Four Institutional Levels</w:t>
      </w:r>
    </w:p>
    <w:p w:rsidR="00407383" w:rsidRDefault="00407383" w14:paraId="130068D3"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40"/>
        <w:gridCol w:w="7020"/>
      </w:tblGrid>
      <w:tr w:rsidR="00407383" w14:paraId="10C45C55" w14:textId="77777777">
        <w:tc>
          <w:tcPr>
            <w:tcW w:w="2340" w:type="dxa"/>
            <w:tcBorders>
              <w:top w:val="single" w:color="CCCCCC" w:sz="2" w:space="0"/>
              <w:left w:val="single" w:color="CCCCCC" w:sz="2" w:space="0"/>
              <w:bottom w:val="single" w:color="CCCCCC" w:sz="2" w:space="0"/>
              <w:right w:val="single" w:color="CCCCCC" w:sz="2" w:space="0"/>
            </w:tcBorders>
            <w:shd w:val="clear" w:color="auto" w:fill="E8F5E9"/>
            <w:tcMar>
              <w:top w:w="100" w:type="dxa"/>
              <w:left w:w="140" w:type="dxa"/>
              <w:bottom w:w="100" w:type="dxa"/>
              <w:right w:w="140" w:type="dxa"/>
            </w:tcMar>
          </w:tcPr>
          <w:p w:rsidR="00407383" w:rsidRDefault="005010ED" w14:paraId="11C219C2" w14:textId="77777777">
            <w:r>
              <w:rPr>
                <w:b/>
                <w:bCs/>
                <w:color w:val="1B4F2A"/>
                <w:sz w:val="18"/>
                <w:szCs w:val="18"/>
              </w:rPr>
              <w:t>Portfolio Leadership</w:t>
            </w:r>
          </w:p>
        </w:tc>
        <w:tc>
          <w:tcPr>
            <w:tcW w:w="702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40" w:type="dxa"/>
              <w:bottom w:w="100" w:type="dxa"/>
              <w:right w:w="140" w:type="dxa"/>
            </w:tcMar>
          </w:tcPr>
          <w:p w:rsidR="00407383" w:rsidRDefault="005010ED" w14:paraId="5E62D64E" w14:textId="77777777">
            <w:r>
              <w:rPr>
                <w:color w:val="444444"/>
                <w:sz w:val="18"/>
                <w:szCs w:val="18"/>
              </w:rPr>
              <w:t>Leadership will have a coherent view of performance, reach, outcomes, risks and evidence gaps across projects, regions and the three Thrusts. This supports strategic choices, resource allocation and institutional positioning.</w:t>
            </w:r>
          </w:p>
        </w:tc>
      </w:tr>
      <w:tr w:rsidR="00407383" w14:paraId="12AD1307" w14:textId="77777777">
        <w:tc>
          <w:tcPr>
            <w:tcW w:w="2340" w:type="dxa"/>
            <w:tcBorders>
              <w:top w:val="single" w:color="CCCCCC" w:sz="2" w:space="0"/>
              <w:left w:val="single" w:color="CCCCCC" w:sz="2" w:space="0"/>
              <w:bottom w:val="single" w:color="CCCCCC" w:sz="2" w:space="0"/>
              <w:right w:val="single" w:color="CCCCCC" w:sz="2" w:space="0"/>
            </w:tcBorders>
            <w:shd w:val="clear" w:color="auto" w:fill="E0F2F1"/>
            <w:tcMar>
              <w:top w:w="100" w:type="dxa"/>
              <w:left w:w="140" w:type="dxa"/>
              <w:bottom w:w="100" w:type="dxa"/>
              <w:right w:w="140" w:type="dxa"/>
            </w:tcMar>
          </w:tcPr>
          <w:p w:rsidR="00407383" w:rsidRDefault="005010ED" w14:paraId="5816F53B" w14:textId="77777777">
            <w:r>
              <w:rPr>
                <w:b/>
                <w:bCs/>
                <w:color w:val="004D5B"/>
                <w:sz w:val="18"/>
                <w:szCs w:val="18"/>
              </w:rPr>
              <w:t>Project &amp; Program Management</w:t>
            </w:r>
          </w:p>
        </w:tc>
        <w:tc>
          <w:tcPr>
            <w:tcW w:w="702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40" w:type="dxa"/>
              <w:bottom w:w="100" w:type="dxa"/>
              <w:right w:w="140" w:type="dxa"/>
            </w:tcMar>
          </w:tcPr>
          <w:p w:rsidR="00407383" w:rsidRDefault="005010ED" w14:paraId="03CAB5CC" w14:textId="77777777">
            <w:r>
              <w:rPr>
                <w:color w:val="444444"/>
                <w:sz w:val="18"/>
                <w:szCs w:val="18"/>
              </w:rPr>
              <w:t>Teams will receive timely information on implementation quality, participant reach, bottlenecks, adoption and early outcomes, so they can adapt while delivery is still underway.</w:t>
            </w:r>
          </w:p>
        </w:tc>
      </w:tr>
      <w:tr w:rsidR="00407383" w14:paraId="79D18E30" w14:textId="77777777">
        <w:tc>
          <w:tcPr>
            <w:tcW w:w="2340" w:type="dxa"/>
            <w:tcBorders>
              <w:top w:val="single" w:color="CCCCCC" w:sz="2" w:space="0"/>
              <w:left w:val="single" w:color="CCCCCC" w:sz="2" w:space="0"/>
              <w:bottom w:val="single" w:color="CCCCCC" w:sz="2" w:space="0"/>
              <w:right w:val="single" w:color="CCCCCC" w:sz="2" w:space="0"/>
            </w:tcBorders>
            <w:shd w:val="clear" w:color="auto" w:fill="EDE7F6"/>
            <w:tcMar>
              <w:top w:w="100" w:type="dxa"/>
              <w:left w:w="140" w:type="dxa"/>
              <w:bottom w:w="100" w:type="dxa"/>
              <w:right w:w="140" w:type="dxa"/>
            </w:tcMar>
          </w:tcPr>
          <w:p w:rsidR="00407383" w:rsidRDefault="005010ED" w14:paraId="14BFA4B3" w14:textId="77777777">
            <w:r>
              <w:rPr>
                <w:b/>
                <w:bCs/>
                <w:color w:val="4527A0"/>
                <w:sz w:val="18"/>
                <w:szCs w:val="18"/>
              </w:rPr>
              <w:t>Science &amp; Impact</w:t>
            </w:r>
          </w:p>
        </w:tc>
        <w:tc>
          <w:tcPr>
            <w:tcW w:w="702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40" w:type="dxa"/>
              <w:bottom w:w="100" w:type="dxa"/>
              <w:right w:w="140" w:type="dxa"/>
            </w:tcMar>
          </w:tcPr>
          <w:p w:rsidR="00407383" w:rsidRDefault="005010ED" w14:paraId="171E2080" w14:textId="77777777">
            <w:r>
              <w:rPr>
                <w:color w:val="444444"/>
                <w:sz w:val="18"/>
                <w:szCs w:val="18"/>
              </w:rPr>
              <w:t>Researchers will have better access to harmonized datasets and documented methods that support synthesis, modeling, evaluation, cross-site comparison and credible contribution claims.</w:t>
            </w:r>
          </w:p>
        </w:tc>
      </w:tr>
      <w:tr w:rsidR="00407383" w14:paraId="5778067A" w14:textId="77777777">
        <w:tc>
          <w:tcPr>
            <w:tcW w:w="2340" w:type="dxa"/>
            <w:tcBorders>
              <w:top w:val="single" w:color="CCCCCC" w:sz="2" w:space="0"/>
              <w:left w:val="single" w:color="CCCCCC" w:sz="2" w:space="0"/>
              <w:bottom w:val="single" w:color="CCCCCC" w:sz="2" w:space="0"/>
              <w:right w:val="single" w:color="CCCCCC" w:sz="2" w:space="0"/>
            </w:tcBorders>
            <w:shd w:val="clear" w:color="auto" w:fill="FFF3E0"/>
            <w:tcMar>
              <w:top w:w="100" w:type="dxa"/>
              <w:left w:w="140" w:type="dxa"/>
              <w:bottom w:w="100" w:type="dxa"/>
              <w:right w:w="140" w:type="dxa"/>
            </w:tcMar>
          </w:tcPr>
          <w:p w:rsidR="00407383" w:rsidRDefault="005010ED" w14:paraId="7748B069" w14:textId="77777777">
            <w:r>
              <w:rPr>
                <w:b/>
                <w:bCs/>
                <w:color w:val="E65100"/>
                <w:sz w:val="18"/>
                <w:szCs w:val="18"/>
              </w:rPr>
              <w:t>Partners, Investors, Farmers &amp; Communities</w:t>
            </w:r>
          </w:p>
        </w:tc>
        <w:tc>
          <w:tcPr>
            <w:tcW w:w="7020" w:type="dxa"/>
            <w:tcBorders>
              <w:top w:val="single" w:color="CCCCCC" w:sz="2" w:space="0"/>
              <w:left w:val="single" w:color="CCCCCC" w:sz="2" w:space="0"/>
              <w:bottom w:val="single" w:color="CCCCCC" w:sz="2" w:space="0"/>
              <w:right w:val="single" w:color="CCCCCC" w:sz="2" w:space="0"/>
            </w:tcBorders>
            <w:shd w:val="clear" w:color="auto" w:fill="FFFFFF"/>
            <w:tcMar>
              <w:top w:w="100" w:type="dxa"/>
              <w:left w:w="140" w:type="dxa"/>
              <w:bottom w:w="100" w:type="dxa"/>
              <w:right w:w="140" w:type="dxa"/>
            </w:tcMar>
          </w:tcPr>
          <w:p w:rsidR="00407383" w:rsidRDefault="005010ED" w14:paraId="3AA4986B" w14:textId="77777777">
            <w:r>
              <w:rPr>
                <w:color w:val="444444"/>
                <w:sz w:val="18"/>
                <w:szCs w:val="18"/>
              </w:rPr>
              <w:t>Partners and investors will receive more transparent and comparable evidence. Accountability to participants will improve through feedback mechanisms, disaggregation and attention to who benefits and who may be excluded. The farmers and communities at the center of CIMMYT's mission will benefit from innovations better targeted to their actual conditions, because evidence will show what works where, for whom, and why.</w:t>
            </w:r>
          </w:p>
        </w:tc>
      </w:tr>
    </w:tbl>
    <w:p w:rsidR="00407383" w:rsidRDefault="00407383" w14:paraId="329D6CB5" w14:textId="77777777">
      <w:pPr>
        <w:spacing w:after="160"/>
      </w:pPr>
    </w:p>
    <w:p w:rsidR="00407383" w:rsidRDefault="005010ED" w14:paraId="5C60354B" w14:textId="77777777">
      <w:pPr>
        <w:pStyle w:val="Heading2"/>
        <w:keepNext/>
      </w:pPr>
      <w:r>
        <w:t>6.2  Eight Strategic Capabilities by 2030</w:t>
      </w:r>
    </w:p>
    <w:p w:rsidR="00407383" w:rsidRDefault="005010ED" w14:paraId="71E95A68" w14:textId="77777777">
      <w:pPr>
        <w:spacing w:after="140"/>
      </w:pPr>
      <w:r>
        <w:rPr>
          <w:color w:val="444444"/>
        </w:rPr>
        <w:t>By 2030, full implementation of the MEAL framework will give CIMMYT eight capabilities it does not currently have in a systematic form:</w:t>
      </w:r>
    </w:p>
    <w:p w:rsidR="00407383" w:rsidRDefault="00407383" w14:paraId="203E31A8" w14:textId="77777777">
      <w:pPr>
        <w:spacing w:after="80"/>
      </w:pPr>
    </w:p>
    <w:p w:rsidR="00407383" w:rsidRDefault="005010ED" w14:paraId="0D03C6D6" w14:textId="77777777">
      <w:pPr>
        <w:spacing w:before="30" w:after="30"/>
        <w:ind w:left="400" w:hanging="240"/>
      </w:pPr>
      <w:r>
        <w:rPr>
          <w:color w:val="1B4F2A"/>
        </w:rPr>
        <w:t xml:space="preserve">▸  </w:t>
      </w:r>
      <w:r>
        <w:rPr>
          <w:color w:val="444444"/>
        </w:rPr>
        <w:t>A consolidated view of results across the portfolio, beyond individual project reports</w:t>
      </w:r>
    </w:p>
    <w:p w:rsidR="00407383" w:rsidRDefault="005010ED" w14:paraId="64EFBA2F" w14:textId="77777777">
      <w:pPr>
        <w:spacing w:before="30" w:after="30"/>
        <w:ind w:left="400" w:hanging="240"/>
      </w:pPr>
      <w:r>
        <w:rPr>
          <w:color w:val="1B4F2A"/>
        </w:rPr>
        <w:t xml:space="preserve">▸  </w:t>
      </w:r>
      <w:r>
        <w:rPr>
          <w:color w:val="444444"/>
        </w:rPr>
        <w:t>Comparability of indicators across projects, regions, years and populations</w:t>
      </w:r>
    </w:p>
    <w:p w:rsidR="00407383" w:rsidRDefault="005010ED" w14:paraId="5BC690FD" w14:textId="77777777">
      <w:pPr>
        <w:spacing w:before="30" w:after="30"/>
        <w:ind w:left="400" w:hanging="240"/>
      </w:pPr>
      <w:r>
        <w:rPr>
          <w:color w:val="1B4F2A"/>
        </w:rPr>
        <w:t xml:space="preserve">▸  </w:t>
      </w:r>
      <w:r>
        <w:rPr>
          <w:color w:val="444444"/>
        </w:rPr>
        <w:t>Credible evidence with traceable methodology and documented quality</w:t>
      </w:r>
    </w:p>
    <w:p w:rsidR="00407383" w:rsidRDefault="005010ED" w14:paraId="6BB513AC" w14:textId="77777777">
      <w:pPr>
        <w:spacing w:before="30" w:after="30"/>
        <w:ind w:left="400" w:hanging="240"/>
      </w:pPr>
      <w:r>
        <w:rPr>
          <w:color w:val="1B4F2A"/>
        </w:rPr>
        <w:t xml:space="preserve">▸  </w:t>
      </w:r>
      <w:r>
        <w:rPr>
          <w:color w:val="444444"/>
        </w:rPr>
        <w:t>Clearer attribution and contribution narratives linking processes, outputs, outcomes and impact</w:t>
      </w:r>
    </w:p>
    <w:p w:rsidR="00407383" w:rsidRDefault="005010ED" w14:paraId="1CC09E8E" w14:textId="77777777">
      <w:pPr>
        <w:spacing w:before="30" w:after="30"/>
        <w:ind w:left="400" w:hanging="240"/>
      </w:pPr>
      <w:r>
        <w:rPr>
          <w:color w:val="1B4F2A"/>
        </w:rPr>
        <w:t xml:space="preserve">▸  </w:t>
      </w:r>
      <w:r>
        <w:rPr>
          <w:color w:val="444444"/>
        </w:rPr>
        <w:t>Adaptive management using evidence during implementation as well as after closure</w:t>
      </w:r>
    </w:p>
    <w:p w:rsidR="00407383" w:rsidRDefault="005010ED" w14:paraId="248F64CF" w14:textId="77777777">
      <w:pPr>
        <w:spacing w:before="30" w:after="30"/>
        <w:ind w:left="400" w:hanging="240"/>
      </w:pPr>
      <w:r>
        <w:rPr>
          <w:color w:val="1B4F2A"/>
        </w:rPr>
        <w:t xml:space="preserve">▸  </w:t>
      </w:r>
      <w:r>
        <w:rPr>
          <w:color w:val="444444"/>
        </w:rPr>
        <w:t>Reduced reporting burden through standardized, integrated data systems</w:t>
      </w:r>
    </w:p>
    <w:p w:rsidR="00407383" w:rsidRDefault="005010ED" w14:paraId="2C1B2E05" w14:textId="77777777">
      <w:pPr>
        <w:spacing w:before="30" w:after="30"/>
        <w:ind w:left="400" w:hanging="240"/>
      </w:pPr>
      <w:r>
        <w:rPr>
          <w:color w:val="1B4F2A"/>
        </w:rPr>
        <w:t xml:space="preserve">▸  </w:t>
      </w:r>
      <w:r>
        <w:rPr>
          <w:color w:val="444444"/>
        </w:rPr>
        <w:t>Greater data reuse: data generated for one project feed institutional analysis, research and new services</w:t>
      </w:r>
    </w:p>
    <w:p w:rsidR="00407383" w:rsidRDefault="005010ED" w14:paraId="29C140F9" w14:textId="77777777">
      <w:pPr>
        <w:spacing w:before="30" w:after="30"/>
        <w:ind w:left="400" w:hanging="240"/>
      </w:pPr>
      <w:r>
        <w:rPr>
          <w:color w:val="1B4F2A"/>
        </w:rPr>
        <w:t xml:space="preserve">▸  </w:t>
      </w:r>
      <w:r>
        <w:rPr>
          <w:color w:val="444444"/>
        </w:rPr>
        <w:t>An institutional learning infrastructure in which MEAL is a transversal capacity connecting data, science, management, strategy and impact</w:t>
      </w:r>
    </w:p>
    <w:p w:rsidR="00407383" w:rsidRDefault="00407383" w14:paraId="75E64B0C" w14:textId="77777777">
      <w:pPr>
        <w:spacing w:after="1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407383" w14:paraId="2E39A237" w14:textId="77777777">
        <w:tc>
          <w:tcPr>
            <w:tcW w:w="9360" w:type="dxa"/>
            <w:tcBorders>
              <w:top w:val="none" w:color="FFFFFF" w:sz="0" w:space="0"/>
              <w:left w:val="single" w:color="1B4F2A" w:sz="20" w:space="0"/>
              <w:bottom w:val="none" w:color="FFFFFF" w:sz="0" w:space="0"/>
              <w:right w:val="none" w:color="FFFFFF" w:sz="0" w:space="0"/>
            </w:tcBorders>
            <w:shd w:val="clear" w:color="auto" w:fill="E8F5E9"/>
            <w:tcMar>
              <w:top w:w="140" w:type="dxa"/>
              <w:left w:w="320" w:type="dxa"/>
              <w:bottom w:w="140" w:type="dxa"/>
              <w:right w:w="320" w:type="dxa"/>
            </w:tcMar>
          </w:tcPr>
          <w:p w:rsidR="00407383" w:rsidRDefault="005010ED" w14:paraId="1EDA0D36" w14:textId="77777777">
            <w:r>
              <w:rPr>
                <w:i/>
                <w:iCs/>
              </w:rPr>
              <w:t>The biggest change is in the question CIMMYT can answer. Today it is mostly “what did we do?” By 2030 it should be “what changed, for whom, where, under what conditions, at what scale, and what did CIMMYT contribute?”</w:t>
            </w:r>
          </w:p>
        </w:tc>
      </w:tr>
    </w:tbl>
    <w:p w:rsidR="00407383" w:rsidRDefault="00407383" w14:paraId="7410EA66" w14:textId="77777777">
      <w:pPr>
        <w:spacing w:after="240"/>
      </w:pPr>
    </w:p>
    <w:p w:rsidR="00407383" w:rsidRDefault="005010ED" w14:paraId="47FD43C4" w14:textId="77777777">
      <w:pPr>
        <w:jc w:val="right"/>
      </w:pPr>
      <w:r>
        <w:rPr>
          <w:i/>
          <w:iCs/>
          <w:color w:val="777777"/>
          <w:sz w:val="16"/>
          <w:szCs w:val="16"/>
        </w:rPr>
        <w:t>CIMMYT MEAL Framework  ·  2026–2030  ·  MEAL Group</w:t>
      </w:r>
    </w:p>
    <w:p w:rsidR="00C559BB" w:rsidRDefault="00C559BB" w14:paraId="5A1D81A8" w14:textId="77777777">
      <w:pPr>
        <w:sectPr w:rsidR="00C559BB">
          <w:headerReference w:type="default" r:id="rId13"/>
          <w:footerReference w:type="default" r:id="rId14"/>
          <w:pgSz w:w="12240" w:h="15840" w:orient="portrait"/>
          <w:pgMar w:top="1080" w:right="1260" w:bottom="1080" w:left="1260" w:header="708" w:footer="708" w:gutter="0"/>
          <w:cols w:space="720"/>
          <w:docGrid w:linePitch="360"/>
        </w:sectPr>
      </w:pPr>
    </w:p>
    <w:p w:rsidR="00407383" w:rsidRDefault="005010ED" w14:paraId="3903E080" w14:textId="77777777">
      <w:pPr>
        <w:pStyle w:val="Heading1"/>
        <w:pBdr>
          <w:bottom w:val="single" w:color="2E7D32" w:sz="6" w:space="0"/>
        </w:pBdr>
      </w:pPr>
      <w:r>
        <w:t>Annex A. MEAL Matrix</w:t>
      </w:r>
    </w:p>
    <w:p w:rsidR="00036239" w:rsidRDefault="00111048" w14:paraId="64C85980" w14:textId="77777777">
      <w:pPr>
        <w:spacing w:after="80" w:line="252" w:lineRule="auto"/>
      </w:pPr>
      <w:r>
        <w:rPr>
          <w:rFonts w:ascii="Aptos" w:hAnsi="Aptos"/>
          <w:color w:val="243746"/>
          <w:sz w:val="18"/>
        </w:rPr>
        <w:t>How to use the Matrix. Find your project type in the left column and your project scale across the top (Small, Medium, Large or MEGA). Each cell shows how MEAL helps you, what the project contributes, what MEAL delivers and the reference MEAL budget. The project type sets the default M&amp;E complexity level (Standard, Intermediate or Complex), based on how many KPIs in the Toolbox apply to it and how many of those are outcome and impact indicators. The Regional MEAL Lead confirms the classification at proposal review (see 5.3).</w:t>
      </w:r>
    </w:p>
    <w:p w:rsidR="00036239" w:rsidRDefault="00111048" w14:paraId="751E7CE2" w14:textId="77777777">
      <w:pPr>
        <w:spacing w:after="80" w:line="252" w:lineRule="auto"/>
      </w:pPr>
      <w:r>
        <w:rPr>
          <w:rFonts w:ascii="Aptos" w:hAnsi="Aptos"/>
          <w:color w:val="243746"/>
          <w:sz w:val="18"/>
        </w:rPr>
        <w:t>At every scale, MEAL coordinates with the Data Group so that data collection, integration and data flows are fit for the project’s needs.</w:t>
      </w:r>
    </w:p>
    <w:p w:rsidR="00036239" w:rsidRDefault="00111048" w14:paraId="2DA9CDD5" w14:textId="77777777">
      <w:pPr>
        <w:spacing w:after="50"/>
        <w:ind w:left="115"/>
      </w:pPr>
      <w:r>
        <w:rPr>
          <w:b/>
          <w:color w:val="1B7F7A"/>
          <w:sz w:val="17"/>
        </w:rPr>
        <w:t xml:space="preserve">Adjustment rule: </w:t>
      </w:r>
      <w:r>
        <w:rPr>
          <w:color w:val="243746"/>
          <w:sz w:val="17"/>
        </w:rPr>
        <w:t>A project moves up one complexity level if it commits to report farmer- or household-level adoption, outcomes or impact to investors, runs its own ground measurement of outcomes, or depends on primary data from several implementing partners.</w:t>
      </w:r>
    </w:p>
    <w:tbl>
      <w:tblPr>
        <w:tblStyle w:val="TableGrid"/>
        <w:tblW w:w="0" w:type="auto"/>
        <w:jc w:val="center"/>
        <w:tblLayout w:type="fixed"/>
        <w:tblLook w:val="04A0" w:firstRow="1" w:lastRow="0" w:firstColumn="1" w:lastColumn="0" w:noHBand="0" w:noVBand="1"/>
      </w:tblPr>
      <w:tblGrid>
        <w:gridCol w:w="1920"/>
        <w:gridCol w:w="2850"/>
        <w:gridCol w:w="2850"/>
        <w:gridCol w:w="2850"/>
        <w:gridCol w:w="2850"/>
      </w:tblGrid>
      <w:tr w:rsidR="00036239" w14:paraId="34B01CF9" w14:textId="77777777">
        <w:trPr>
          <w:tblHeader/>
          <w:jc w:val="center"/>
        </w:trPr>
        <w:tc>
          <w:tcPr>
            <w:tcW w:w="1920" w:type="dxa"/>
            <w:shd w:val="clear" w:color="auto" w:fill="1B7F7A"/>
            <w:tcMar>
              <w:top w:w="70" w:type="dxa"/>
              <w:left w:w="90" w:type="dxa"/>
              <w:bottom w:w="70" w:type="dxa"/>
              <w:right w:w="90" w:type="dxa"/>
            </w:tcMar>
            <w:vAlign w:val="center"/>
          </w:tcPr>
          <w:p w:rsidR="00036239" w:rsidRDefault="00111048" w14:paraId="664A3539" w14:textId="77777777">
            <w:pPr>
              <w:spacing w:after="20"/>
            </w:pPr>
            <w:r>
              <w:rPr>
                <w:rFonts w:ascii="Aptos" w:hAnsi="Aptos"/>
                <w:b/>
                <w:color w:val="FFFFFF"/>
                <w:sz w:val="14"/>
              </w:rPr>
              <w:t>Project type</w:t>
            </w:r>
          </w:p>
        </w:tc>
        <w:tc>
          <w:tcPr>
            <w:tcW w:w="2850" w:type="dxa"/>
            <w:shd w:val="clear" w:color="auto" w:fill="1B7F7A"/>
            <w:tcMar>
              <w:top w:w="70" w:type="dxa"/>
              <w:left w:w="90" w:type="dxa"/>
              <w:bottom w:w="70" w:type="dxa"/>
              <w:right w:w="90" w:type="dxa"/>
            </w:tcMar>
            <w:vAlign w:val="center"/>
          </w:tcPr>
          <w:p w:rsidR="00036239" w:rsidRDefault="00111048" w14:paraId="47E8CB89" w14:textId="77777777">
            <w:pPr>
              <w:spacing w:after="20"/>
            </w:pPr>
            <w:r>
              <w:rPr>
                <w:rFonts w:ascii="Aptos" w:hAnsi="Aptos"/>
                <w:b/>
                <w:color w:val="FFFFFF"/>
                <w:sz w:val="14"/>
              </w:rPr>
              <w:t>Small</w:t>
            </w:r>
          </w:p>
          <w:p w:rsidR="00036239" w:rsidRDefault="00111048" w14:paraId="48D51BF6" w14:textId="77777777">
            <w:pPr>
              <w:spacing w:after="20"/>
            </w:pPr>
            <w:r>
              <w:rPr>
                <w:rFonts w:ascii="Aptos" w:hAnsi="Aptos"/>
                <w:color w:val="FFFFFF"/>
                <w:sz w:val="14"/>
              </w:rPr>
              <w:t>Up to ~USD 280K · ~1 year</w:t>
            </w:r>
          </w:p>
        </w:tc>
        <w:tc>
          <w:tcPr>
            <w:tcW w:w="2850" w:type="dxa"/>
            <w:shd w:val="clear" w:color="auto" w:fill="1B7F7A"/>
            <w:tcMar>
              <w:top w:w="70" w:type="dxa"/>
              <w:left w:w="90" w:type="dxa"/>
              <w:bottom w:w="70" w:type="dxa"/>
              <w:right w:w="90" w:type="dxa"/>
            </w:tcMar>
            <w:vAlign w:val="center"/>
          </w:tcPr>
          <w:p w:rsidR="00036239" w:rsidRDefault="00111048" w14:paraId="329E9A5D" w14:textId="77777777">
            <w:pPr>
              <w:spacing w:after="20"/>
            </w:pPr>
            <w:r>
              <w:rPr>
                <w:rFonts w:ascii="Aptos" w:hAnsi="Aptos"/>
                <w:b/>
                <w:color w:val="FFFFFF"/>
                <w:sz w:val="14"/>
              </w:rPr>
              <w:t>Medium</w:t>
            </w:r>
          </w:p>
          <w:p w:rsidR="00036239" w:rsidRDefault="00111048" w14:paraId="0994AE24" w14:textId="77777777">
            <w:pPr>
              <w:spacing w:after="20"/>
            </w:pPr>
            <w:r>
              <w:rPr>
                <w:rFonts w:ascii="Aptos" w:hAnsi="Aptos"/>
                <w:color w:val="FFFFFF"/>
                <w:sz w:val="14"/>
              </w:rPr>
              <w:t>~USD 280K–800K · 1.5–3 years</w:t>
            </w:r>
          </w:p>
        </w:tc>
        <w:tc>
          <w:tcPr>
            <w:tcW w:w="2850" w:type="dxa"/>
            <w:shd w:val="clear" w:color="auto" w:fill="1B7F7A"/>
            <w:tcMar>
              <w:top w:w="70" w:type="dxa"/>
              <w:left w:w="90" w:type="dxa"/>
              <w:bottom w:w="70" w:type="dxa"/>
              <w:right w:w="90" w:type="dxa"/>
            </w:tcMar>
            <w:vAlign w:val="center"/>
          </w:tcPr>
          <w:p w:rsidR="00036239" w:rsidRDefault="00111048" w14:paraId="27E95214" w14:textId="77777777">
            <w:pPr>
              <w:spacing w:after="20"/>
            </w:pPr>
            <w:r>
              <w:rPr>
                <w:rFonts w:ascii="Aptos" w:hAnsi="Aptos"/>
                <w:b/>
                <w:color w:val="FFFFFF"/>
                <w:sz w:val="14"/>
              </w:rPr>
              <w:t>Large</w:t>
            </w:r>
          </w:p>
          <w:p w:rsidR="00036239" w:rsidRDefault="00111048" w14:paraId="3CFE892E" w14:textId="77777777">
            <w:pPr>
              <w:spacing w:after="20"/>
            </w:pPr>
            <w:r>
              <w:rPr>
                <w:rFonts w:ascii="Aptos" w:hAnsi="Aptos"/>
                <w:color w:val="FFFFFF"/>
                <w:sz w:val="14"/>
              </w:rPr>
              <w:t>&gt;USD 800K–10M · multi-country and/or multi-year</w:t>
            </w:r>
          </w:p>
        </w:tc>
        <w:tc>
          <w:tcPr>
            <w:tcW w:w="2850" w:type="dxa"/>
            <w:shd w:val="clear" w:color="auto" w:fill="1B7F7A"/>
            <w:tcMar>
              <w:top w:w="70" w:type="dxa"/>
              <w:left w:w="90" w:type="dxa"/>
              <w:bottom w:w="70" w:type="dxa"/>
              <w:right w:w="90" w:type="dxa"/>
            </w:tcMar>
            <w:vAlign w:val="center"/>
          </w:tcPr>
          <w:p w:rsidR="00036239" w:rsidRDefault="00111048" w14:paraId="0BE1813B" w14:textId="77777777">
            <w:pPr>
              <w:spacing w:after="20"/>
            </w:pPr>
            <w:r>
              <w:rPr>
                <w:rFonts w:ascii="Aptos" w:hAnsi="Aptos"/>
                <w:b/>
                <w:color w:val="FFFFFF"/>
                <w:sz w:val="14"/>
              </w:rPr>
              <w:t>MEGA</w:t>
            </w:r>
          </w:p>
          <w:p w:rsidR="00036239" w:rsidRDefault="00111048" w14:paraId="65276DE7" w14:textId="77777777">
            <w:pPr>
              <w:spacing w:after="20"/>
            </w:pPr>
            <w:r>
              <w:rPr>
                <w:rFonts w:ascii="Aptos" w:hAnsi="Aptos"/>
                <w:color w:val="FFFFFF"/>
                <w:sz w:val="14"/>
              </w:rPr>
              <w:t>&gt;USD 10M · flagship, multi-country, multi-year</w:t>
            </w:r>
          </w:p>
        </w:tc>
      </w:tr>
      <w:tr w:rsidR="00036239" w14:paraId="412DC65C" w14:textId="77777777">
        <w:trPr>
          <w:cantSplit/>
          <w:jc w:val="center"/>
        </w:trPr>
        <w:tc>
          <w:tcPr>
            <w:tcW w:w="1920" w:type="dxa"/>
            <w:shd w:val="clear" w:color="auto" w:fill="E0EFEE"/>
            <w:tcMar>
              <w:top w:w="70" w:type="dxa"/>
              <w:left w:w="90" w:type="dxa"/>
              <w:bottom w:w="70" w:type="dxa"/>
              <w:right w:w="90" w:type="dxa"/>
            </w:tcMar>
          </w:tcPr>
          <w:p w:rsidR="00036239" w:rsidRDefault="00111048" w14:paraId="63543F11" w14:textId="77777777">
            <w:pPr>
              <w:spacing w:after="50"/>
            </w:pPr>
            <w:r>
              <w:rPr>
                <w:rFonts w:ascii="Aptos" w:hAnsi="Aptos"/>
                <w:b/>
                <w:color w:val="1B4F2A"/>
                <w:sz w:val="14"/>
              </w:rPr>
              <w:t>Upstream discovery science</w:t>
            </w:r>
          </w:p>
          <w:p w:rsidR="00036239" w:rsidRDefault="00111048" w14:paraId="32045B60" w14:textId="77777777">
            <w:pPr>
              <w:spacing w:after="50"/>
            </w:pPr>
            <w:r>
              <w:rPr>
                <w:rFonts w:ascii="Aptos" w:hAnsi="Aptos"/>
                <w:b/>
                <w:color w:val="1B7F7A"/>
                <w:sz w:val="14"/>
              </w:rPr>
              <w:t>Standard complexity</w:t>
            </w:r>
          </w:p>
          <w:p w:rsidR="00036239" w:rsidRDefault="00111048" w14:paraId="6C323070" w14:textId="77777777">
            <w:pPr>
              <w:spacing w:after="50"/>
            </w:pPr>
            <w:r>
              <w:rPr>
                <w:rFonts w:ascii="Aptos" w:hAnsi="Aptos"/>
                <w:color w:val="243746"/>
                <w:sz w:val="14"/>
              </w:rPr>
              <w:t>Applicable KPIs: 21 KPIs (15 / 6 / 0)</w:t>
            </w:r>
          </w:p>
          <w:p w:rsidR="00036239" w:rsidRDefault="00111048" w14:paraId="5C792C3A" w14:textId="77777777">
            <w:pPr>
              <w:spacing w:after="50"/>
            </w:pPr>
            <w:r>
              <w:rPr>
                <w:rFonts w:ascii="Aptos" w:hAnsi="Aptos"/>
                <w:i/>
                <w:color w:val="777777"/>
                <w:sz w:val="14"/>
              </w:rPr>
              <w:t>(output / outcome / impact)</w:t>
            </w:r>
          </w:p>
        </w:tc>
        <w:tc>
          <w:tcPr>
            <w:tcW w:w="2850" w:type="dxa"/>
            <w:tcMar>
              <w:top w:w="70" w:type="dxa"/>
              <w:left w:w="90" w:type="dxa"/>
              <w:bottom w:w="70" w:type="dxa"/>
              <w:right w:w="90" w:type="dxa"/>
            </w:tcMar>
          </w:tcPr>
          <w:p w:rsidR="00036239" w:rsidRDefault="00111048" w14:paraId="2FA28A82" w14:textId="77777777">
            <w:pPr>
              <w:spacing w:after="50"/>
            </w:pPr>
            <w:r>
              <w:rPr>
                <w:rFonts w:ascii="Aptos" w:hAnsi="Aptos"/>
                <w:i/>
                <w:color w:val="555555"/>
                <w:sz w:val="14"/>
              </w:rPr>
              <w:t>Proof-of-concept gene editing, genomic characterization, metabolic pathway discovery, small computational studies</w:t>
            </w:r>
          </w:p>
          <w:p w:rsidR="00036239" w:rsidRDefault="00111048" w14:paraId="09A8641D" w14:textId="77777777">
            <w:pPr>
              <w:spacing w:after="50"/>
            </w:pPr>
            <w:r>
              <w:rPr>
                <w:rFonts w:ascii="Aptos" w:hAnsi="Aptos"/>
                <w:b/>
                <w:color w:val="1B7F7A"/>
                <w:sz w:val="14"/>
              </w:rPr>
              <w:t xml:space="preserve">MEAL helps you: </w:t>
            </w:r>
            <w:r>
              <w:rPr>
                <w:rFonts w:ascii="Aptos" w:hAnsi="Aptos"/>
                <w:color w:val="243746"/>
                <w:sz w:val="14"/>
              </w:rPr>
              <w:t>Build a theory of change and select KPIs relevant to your research; align monitoring with investor expectations; train the team on laboratory data and reporting standards</w:t>
            </w:r>
          </w:p>
          <w:p w:rsidR="00036239" w:rsidRDefault="00111048" w14:paraId="1C155992" w14:textId="77777777">
            <w:pPr>
              <w:spacing w:after="50"/>
            </w:pPr>
            <w:r>
              <w:rPr>
                <w:rFonts w:ascii="Aptos" w:hAnsi="Aptos"/>
                <w:b/>
                <w:color w:val="1B7F7A"/>
                <w:sz w:val="14"/>
              </w:rPr>
              <w:t xml:space="preserve">You contribute: </w:t>
            </w:r>
            <w:r>
              <w:rPr>
                <w:rFonts w:ascii="Aptos" w:hAnsi="Aptos"/>
                <w:color w:val="243746"/>
                <w:sz w:val="14"/>
              </w:rPr>
              <w:t>Operational monitoring of laboratory outputs; research data and results for reporting</w:t>
            </w:r>
          </w:p>
          <w:p w:rsidR="00036239" w:rsidRDefault="00111048" w14:paraId="7A19EFE1" w14:textId="77777777">
            <w:pPr>
              <w:spacing w:after="50"/>
            </w:pPr>
            <w:r>
              <w:rPr>
                <w:rFonts w:ascii="Aptos" w:hAnsi="Aptos"/>
                <w:b/>
                <w:color w:val="1B7F7A"/>
                <w:sz w:val="14"/>
              </w:rPr>
              <w:t xml:space="preserve">MEAL delivers: </w:t>
            </w:r>
            <w:r>
              <w:rPr>
                <w:rFonts w:ascii="Aptos" w:hAnsi="Aptos"/>
                <w:color w:val="243746"/>
                <w:sz w:val="14"/>
              </w:rPr>
              <w:t>Results framework with key indicators and reporting structure; laboratory data collection tailored to your workflow; periodic review against your theory of change</w:t>
            </w:r>
          </w:p>
          <w:p w:rsidR="00036239" w:rsidRDefault="00111048" w14:paraId="501493A2" w14:textId="77777777">
            <w:pPr>
              <w:spacing w:after="50"/>
            </w:pPr>
            <w:r>
              <w:rPr>
                <w:rFonts w:ascii="Aptos" w:hAnsi="Aptos"/>
                <w:b/>
                <w:color w:val="1B4F2A"/>
                <w:sz w:val="14"/>
              </w:rPr>
              <w:t>Budget: USD 8,000</w:t>
            </w:r>
          </w:p>
        </w:tc>
        <w:tc>
          <w:tcPr>
            <w:tcW w:w="2850" w:type="dxa"/>
            <w:tcMar>
              <w:top w:w="70" w:type="dxa"/>
              <w:left w:w="90" w:type="dxa"/>
              <w:bottom w:w="70" w:type="dxa"/>
              <w:right w:w="90" w:type="dxa"/>
            </w:tcMar>
          </w:tcPr>
          <w:p w:rsidR="00036239" w:rsidRDefault="00111048" w14:paraId="4070824C" w14:textId="77777777">
            <w:pPr>
              <w:spacing w:after="50"/>
            </w:pPr>
            <w:r>
              <w:rPr>
                <w:rFonts w:ascii="Aptos" w:hAnsi="Aptos"/>
                <w:i/>
                <w:color w:val="555555"/>
                <w:sz w:val="14"/>
              </w:rPr>
              <w:t>Integrated genomics platforms, multi-partner discovery science, AI-enabled genomics, advanced phenotyping pilots</w:t>
            </w:r>
          </w:p>
          <w:p w:rsidR="00036239" w:rsidRDefault="00111048" w14:paraId="37436C49" w14:textId="77777777">
            <w:pPr>
              <w:spacing w:after="50"/>
            </w:pPr>
            <w:r>
              <w:rPr>
                <w:rFonts w:ascii="Aptos" w:hAnsi="Aptos"/>
                <w:b/>
                <w:color w:val="1B7F7A"/>
                <w:sz w:val="14"/>
              </w:rPr>
              <w:t xml:space="preserve">MEAL helps you: </w:t>
            </w:r>
            <w:r>
              <w:rPr>
                <w:rFonts w:ascii="Aptos" w:hAnsi="Aptos"/>
                <w:color w:val="243746"/>
                <w:sz w:val="14"/>
              </w:rPr>
              <w:t>Set up a results framework harmonized across partners; connect scientific advances to impact pathways and innovation readiness; track milestones and deliverables</w:t>
            </w:r>
          </w:p>
          <w:p w:rsidR="00036239" w:rsidRDefault="00111048" w14:paraId="309DFBB8" w14:textId="77777777">
            <w:pPr>
              <w:spacing w:after="50"/>
            </w:pPr>
            <w:r>
              <w:rPr>
                <w:rFonts w:ascii="Aptos" w:hAnsi="Aptos"/>
                <w:b/>
                <w:color w:val="1B7F7A"/>
                <w:sz w:val="14"/>
              </w:rPr>
              <w:t xml:space="preserve">You contribute: </w:t>
            </w:r>
            <w:r>
              <w:rPr>
                <w:rFonts w:ascii="Aptos" w:hAnsi="Aptos"/>
                <w:color w:val="243746"/>
                <w:sz w:val="14"/>
              </w:rPr>
              <w:t>Laboratory, phenotyping and field data; participation in system design and training</w:t>
            </w:r>
          </w:p>
          <w:p w:rsidR="00036239" w:rsidRDefault="00111048" w14:paraId="37CE9B75" w14:textId="77777777">
            <w:pPr>
              <w:spacing w:after="50"/>
            </w:pPr>
            <w:r>
              <w:rPr>
                <w:rFonts w:ascii="Aptos" w:hAnsi="Aptos"/>
                <w:b/>
                <w:color w:val="1B7F7A"/>
                <w:sz w:val="14"/>
              </w:rPr>
              <w:t xml:space="preserve">MEAL delivers: </w:t>
            </w:r>
            <w:r>
              <w:rPr>
                <w:rFonts w:ascii="Aptos" w:hAnsi="Aptos"/>
                <w:color w:val="243746"/>
                <w:sz w:val="14"/>
              </w:rPr>
              <w:t>Tracking dashboard with harmonized indicators; integrated collection for phenotyping and sensor data; outcome monitoring linked to scientific pathways</w:t>
            </w:r>
          </w:p>
          <w:p w:rsidR="00036239" w:rsidRDefault="00111048" w14:paraId="0C2EBAA3" w14:textId="77777777">
            <w:pPr>
              <w:spacing w:after="50"/>
            </w:pPr>
            <w:r>
              <w:rPr>
                <w:rFonts w:ascii="Aptos" w:hAnsi="Aptos"/>
                <w:b/>
                <w:color w:val="1B4F2A"/>
                <w:sz w:val="14"/>
              </w:rPr>
              <w:t>Budget: 3% of total project budget (minimum USD 8,000)</w:t>
            </w:r>
          </w:p>
        </w:tc>
        <w:tc>
          <w:tcPr>
            <w:tcW w:w="2850" w:type="dxa"/>
            <w:tcMar>
              <w:top w:w="70" w:type="dxa"/>
              <w:left w:w="90" w:type="dxa"/>
              <w:bottom w:w="70" w:type="dxa"/>
              <w:right w:w="90" w:type="dxa"/>
            </w:tcMar>
          </w:tcPr>
          <w:p w:rsidR="00036239" w:rsidRDefault="00111048" w14:paraId="77BABE9A" w14:textId="77777777">
            <w:pPr>
              <w:spacing w:after="50"/>
            </w:pPr>
            <w:r>
              <w:rPr>
                <w:rFonts w:ascii="Aptos" w:hAnsi="Aptos"/>
                <w:i/>
                <w:color w:val="555555"/>
                <w:sz w:val="14"/>
              </w:rPr>
              <w:t>CGIAR-scale discovery platforms, multi-country genomic initiatives, AI-enabled phenomics and genomics</w:t>
            </w:r>
          </w:p>
          <w:p w:rsidR="00036239" w:rsidRDefault="00111048" w14:paraId="522F0D69" w14:textId="77777777">
            <w:pPr>
              <w:spacing w:after="50"/>
            </w:pPr>
            <w:r>
              <w:rPr>
                <w:rFonts w:ascii="Aptos" w:hAnsi="Aptos"/>
                <w:b/>
                <w:color w:val="1B7F7A"/>
                <w:sz w:val="14"/>
              </w:rPr>
              <w:t xml:space="preserve">MEAL helps you: </w:t>
            </w:r>
            <w:r>
              <w:rPr>
                <w:rFonts w:ascii="Aptos" w:hAnsi="Aptos"/>
                <w:color w:val="243746"/>
                <w:sz w:val="14"/>
              </w:rPr>
              <w:t>Integrate laboratory, phenotyping and field data in one monitoring system; harmonize monitoring across centers and countries; link your work to system-level impact pathways</w:t>
            </w:r>
          </w:p>
          <w:p w:rsidR="00036239" w:rsidRDefault="00111048" w14:paraId="72224B89" w14:textId="77777777">
            <w:pPr>
              <w:spacing w:after="50"/>
            </w:pPr>
            <w:r>
              <w:rPr>
                <w:rFonts w:ascii="Aptos" w:hAnsi="Aptos"/>
                <w:b/>
                <w:color w:val="1B7F7A"/>
                <w:sz w:val="14"/>
              </w:rPr>
              <w:t xml:space="preserve">You contribute: </w:t>
            </w:r>
            <w:r>
              <w:rPr>
                <w:rFonts w:ascii="Aptos" w:hAnsi="Aptos"/>
                <w:color w:val="243746"/>
                <w:sz w:val="14"/>
              </w:rPr>
              <w:t>Data flows from centers and countries; participation in the design of the data architecture</w:t>
            </w:r>
          </w:p>
          <w:p w:rsidR="00036239" w:rsidRDefault="00111048" w14:paraId="28B8B12B" w14:textId="77777777">
            <w:pPr>
              <w:spacing w:after="50"/>
            </w:pPr>
            <w:r>
              <w:rPr>
                <w:rFonts w:ascii="Aptos" w:hAnsi="Aptos"/>
                <w:b/>
                <w:color w:val="1B7F7A"/>
                <w:sz w:val="14"/>
              </w:rPr>
              <w:t xml:space="preserve">MEAL delivers: </w:t>
            </w:r>
            <w:r>
              <w:rPr>
                <w:rFonts w:ascii="Aptos" w:hAnsi="Aptos"/>
                <w:color w:val="243746"/>
                <w:sz w:val="14"/>
              </w:rPr>
              <w:t>Integrated scientific monitoring with dashboards; data architecture for laboratory, imaging and sensor data; strategic outcome monitoring</w:t>
            </w:r>
          </w:p>
          <w:p w:rsidR="00036239" w:rsidRDefault="00111048" w14:paraId="507195C3" w14:textId="77777777">
            <w:pPr>
              <w:spacing w:after="50"/>
            </w:pPr>
            <w:r>
              <w:rPr>
                <w:rFonts w:ascii="Aptos" w:hAnsi="Aptos"/>
                <w:b/>
                <w:color w:val="1B4F2A"/>
                <w:sz w:val="14"/>
              </w:rPr>
              <w:t>Budget: Co-designed from the proposal stage; institutional contribution of at least USD 27,000 per project year</w:t>
            </w:r>
          </w:p>
        </w:tc>
        <w:tc>
          <w:tcPr>
            <w:tcW w:w="2850" w:type="dxa"/>
            <w:tcMar>
              <w:top w:w="70" w:type="dxa"/>
              <w:left w:w="90" w:type="dxa"/>
              <w:bottom w:w="70" w:type="dxa"/>
              <w:right w:w="90" w:type="dxa"/>
            </w:tcMar>
          </w:tcPr>
          <w:p w:rsidR="00036239" w:rsidRDefault="00111048" w14:paraId="308B3D32" w14:textId="77777777">
            <w:pPr>
              <w:spacing w:after="50"/>
            </w:pPr>
            <w:r>
              <w:rPr>
                <w:rFonts w:ascii="Aptos" w:hAnsi="Aptos"/>
                <w:i/>
                <w:color w:val="555555"/>
                <w:sz w:val="14"/>
              </w:rPr>
              <w:t>Global scientific consortia and flagship programs combining multi-center genomics, phenomics and large-scale data infrastructure</w:t>
            </w:r>
          </w:p>
          <w:p w:rsidR="00036239" w:rsidRDefault="00111048" w14:paraId="68B77B75" w14:textId="77777777">
            <w:pPr>
              <w:spacing w:after="50"/>
            </w:pPr>
            <w:r>
              <w:rPr>
                <w:rFonts w:ascii="Aptos" w:hAnsi="Aptos"/>
                <w:b/>
                <w:color w:val="1B7F7A"/>
                <w:sz w:val="14"/>
              </w:rPr>
              <w:t xml:space="preserve">MEAL helps you: </w:t>
            </w:r>
            <w:r>
              <w:rPr>
                <w:rFonts w:ascii="Aptos" w:hAnsi="Aptos"/>
                <w:color w:val="243746"/>
                <w:sz w:val="14"/>
              </w:rPr>
              <w:t>Lead and harmonize MEAL across CGIAR centers and global partners; connect scientific outputs to food security and climate goals; govern data flows and data-sharing agreements</w:t>
            </w:r>
          </w:p>
          <w:p w:rsidR="00036239" w:rsidRDefault="00111048" w14:paraId="62081E9A" w14:textId="77777777">
            <w:pPr>
              <w:spacing w:after="50"/>
            </w:pPr>
            <w:r>
              <w:rPr>
                <w:rFonts w:ascii="Aptos" w:hAnsi="Aptos"/>
                <w:b/>
                <w:color w:val="1B7F7A"/>
                <w:sz w:val="14"/>
              </w:rPr>
              <w:t xml:space="preserve">You contribute: </w:t>
            </w:r>
            <w:r>
              <w:rPr>
                <w:rFonts w:ascii="Aptos" w:hAnsi="Aptos"/>
                <w:color w:val="243746"/>
                <w:sz w:val="14"/>
              </w:rPr>
              <w:t>Federated data from CGIAR centers, national programs and international partners; participation in data governance</w:t>
            </w:r>
          </w:p>
          <w:p w:rsidR="00036239" w:rsidRDefault="00111048" w14:paraId="6C8AF7BF" w14:textId="77777777">
            <w:pPr>
              <w:spacing w:after="50"/>
            </w:pPr>
            <w:r>
              <w:rPr>
                <w:rFonts w:ascii="Aptos" w:hAnsi="Aptos"/>
                <w:b/>
                <w:color w:val="1B7F7A"/>
                <w:sz w:val="14"/>
              </w:rPr>
              <w:t xml:space="preserve">MEAL delivers: </w:t>
            </w:r>
            <w:r>
              <w:rPr>
                <w:rFonts w:ascii="Aptos" w:hAnsi="Aptos"/>
                <w:color w:val="243746"/>
                <w:sz w:val="14"/>
              </w:rPr>
              <w:t>Consortium-wide monitoring system with shared dashboards; interoperable data architecture; system-level, PRMS and investor reporting</w:t>
            </w:r>
          </w:p>
          <w:p w:rsidR="00036239" w:rsidRDefault="00111048" w14:paraId="2A4F599E" w14:textId="77777777">
            <w:pPr>
              <w:spacing w:after="50"/>
            </w:pPr>
            <w:r>
              <w:rPr>
                <w:rFonts w:ascii="Aptos" w:hAnsi="Aptos"/>
                <w:b/>
                <w:color w:val="1B4F2A"/>
                <w:sz w:val="14"/>
              </w:rPr>
              <w:t>Budget: Co-designed from the proposal stage; institutional contribution of at least USD 27,000 per project year</w:t>
            </w:r>
          </w:p>
        </w:tc>
      </w:tr>
      <w:tr w:rsidR="00036239" w14:paraId="42C56E70" w14:textId="77777777">
        <w:trPr>
          <w:cantSplit/>
          <w:jc w:val="center"/>
        </w:trPr>
        <w:tc>
          <w:tcPr>
            <w:tcW w:w="1920" w:type="dxa"/>
            <w:shd w:val="clear" w:color="auto" w:fill="E0EFEE"/>
            <w:tcMar>
              <w:top w:w="70" w:type="dxa"/>
              <w:left w:w="90" w:type="dxa"/>
              <w:bottom w:w="70" w:type="dxa"/>
              <w:right w:w="90" w:type="dxa"/>
            </w:tcMar>
          </w:tcPr>
          <w:p w:rsidR="00036239" w:rsidRDefault="00111048" w14:paraId="141F8799" w14:textId="77777777">
            <w:pPr>
              <w:spacing w:after="50"/>
            </w:pPr>
            <w:r>
              <w:rPr>
                <w:rFonts w:ascii="Aptos" w:hAnsi="Aptos"/>
                <w:b/>
                <w:color w:val="1B4F2A"/>
                <w:sz w:val="14"/>
              </w:rPr>
              <w:t>Breeding and varietal development</w:t>
            </w:r>
          </w:p>
          <w:p w:rsidR="00036239" w:rsidRDefault="00111048" w14:paraId="18A1B9B3" w14:textId="77777777">
            <w:pPr>
              <w:spacing w:after="50"/>
            </w:pPr>
            <w:r>
              <w:rPr>
                <w:rFonts w:ascii="Aptos" w:hAnsi="Aptos"/>
                <w:b/>
                <w:color w:val="1B7F7A"/>
                <w:sz w:val="14"/>
              </w:rPr>
              <w:t>Intermediate complexity</w:t>
            </w:r>
          </w:p>
          <w:p w:rsidR="00036239" w:rsidRDefault="00111048" w14:paraId="0F5DB596" w14:textId="77777777">
            <w:pPr>
              <w:spacing w:after="50"/>
            </w:pPr>
            <w:r>
              <w:rPr>
                <w:rFonts w:ascii="Aptos" w:hAnsi="Aptos"/>
                <w:color w:val="243746"/>
                <w:sz w:val="14"/>
              </w:rPr>
              <w:t>Applicable KPIs: 76 KPIs (35 / 30 / 11)</w:t>
            </w:r>
          </w:p>
          <w:p w:rsidR="00036239" w:rsidRDefault="00111048" w14:paraId="190BFFC1" w14:textId="77777777">
            <w:pPr>
              <w:spacing w:after="50"/>
            </w:pPr>
            <w:r>
              <w:rPr>
                <w:rFonts w:ascii="Aptos" w:hAnsi="Aptos"/>
                <w:i/>
                <w:color w:val="777777"/>
                <w:sz w:val="14"/>
              </w:rPr>
              <w:t>(output / outcome / impact)</w:t>
            </w:r>
          </w:p>
        </w:tc>
        <w:tc>
          <w:tcPr>
            <w:tcW w:w="2850" w:type="dxa"/>
            <w:tcMar>
              <w:top w:w="70" w:type="dxa"/>
              <w:left w:w="90" w:type="dxa"/>
              <w:bottom w:w="70" w:type="dxa"/>
              <w:right w:w="90" w:type="dxa"/>
            </w:tcMar>
          </w:tcPr>
          <w:p w:rsidR="00036239" w:rsidRDefault="00111048" w14:paraId="7C5F54CB" w14:textId="77777777">
            <w:pPr>
              <w:spacing w:after="50"/>
            </w:pPr>
            <w:r>
              <w:rPr>
                <w:rFonts w:ascii="Aptos" w:hAnsi="Aptos"/>
                <w:i/>
                <w:color w:val="555555"/>
                <w:sz w:val="14"/>
              </w:rPr>
              <w:t>Adaptive varietal trials, line evaluation, breeding support studies, nursery testing</w:t>
            </w:r>
          </w:p>
          <w:p w:rsidR="00036239" w:rsidRDefault="00111048" w14:paraId="7044ED19" w14:textId="77777777">
            <w:pPr>
              <w:spacing w:after="50"/>
            </w:pPr>
            <w:r>
              <w:rPr>
                <w:rFonts w:ascii="Aptos" w:hAnsi="Aptos"/>
                <w:b/>
                <w:color w:val="1B7F7A"/>
                <w:sz w:val="14"/>
              </w:rPr>
              <w:t xml:space="preserve">MEAL helps you: </w:t>
            </w:r>
            <w:r>
              <w:rPr>
                <w:rFonts w:ascii="Aptos" w:hAnsi="Aptos"/>
                <w:color w:val="243746"/>
                <w:sz w:val="14"/>
              </w:rPr>
              <w:t>Define KPIs for varietal advancement and trial performance; check that reporting is consistent with your theory of change and investor expectations; train the team on field data collection</w:t>
            </w:r>
          </w:p>
          <w:p w:rsidR="00036239" w:rsidRDefault="00111048" w14:paraId="1F48D3F1" w14:textId="77777777">
            <w:pPr>
              <w:spacing w:after="50"/>
            </w:pPr>
            <w:r>
              <w:rPr>
                <w:rFonts w:ascii="Aptos" w:hAnsi="Aptos"/>
                <w:b/>
                <w:color w:val="1B7F7A"/>
                <w:sz w:val="14"/>
              </w:rPr>
              <w:t xml:space="preserve">You contribute: </w:t>
            </w:r>
            <w:r>
              <w:rPr>
                <w:rFonts w:ascii="Aptos" w:hAnsi="Aptos"/>
                <w:color w:val="243746"/>
                <w:sz w:val="14"/>
              </w:rPr>
              <w:t>Operational monitoring of trial outputs; field data and nursery results</w:t>
            </w:r>
          </w:p>
          <w:p w:rsidR="00036239" w:rsidRDefault="00111048" w14:paraId="47F781C4" w14:textId="77777777">
            <w:pPr>
              <w:spacing w:after="50"/>
            </w:pPr>
            <w:r>
              <w:rPr>
                <w:rFonts w:ascii="Aptos" w:hAnsi="Aptos"/>
                <w:b/>
                <w:color w:val="1B7F7A"/>
                <w:sz w:val="14"/>
              </w:rPr>
              <w:t xml:space="preserve">MEAL delivers: </w:t>
            </w:r>
            <w:r>
              <w:rPr>
                <w:rFonts w:ascii="Aptos" w:hAnsi="Aptos"/>
                <w:color w:val="243746"/>
                <w:sz w:val="14"/>
              </w:rPr>
              <w:t>Validated KPI structure and reporting flows; digital field data collection tools; consistency review against your theory of change and investor requirements</w:t>
            </w:r>
          </w:p>
          <w:p w:rsidR="00036239" w:rsidRDefault="00111048" w14:paraId="7D3A2566" w14:textId="77777777">
            <w:pPr>
              <w:spacing w:after="50"/>
            </w:pPr>
            <w:r>
              <w:rPr>
                <w:rFonts w:ascii="Aptos" w:hAnsi="Aptos"/>
                <w:b/>
                <w:color w:val="1B4F2A"/>
                <w:sz w:val="14"/>
              </w:rPr>
              <w:t>Budget: USD 13,000</w:t>
            </w:r>
          </w:p>
        </w:tc>
        <w:tc>
          <w:tcPr>
            <w:tcW w:w="2850" w:type="dxa"/>
            <w:tcMar>
              <w:top w:w="70" w:type="dxa"/>
              <w:left w:w="90" w:type="dxa"/>
              <w:bottom w:w="70" w:type="dxa"/>
              <w:right w:w="90" w:type="dxa"/>
            </w:tcMar>
          </w:tcPr>
          <w:p w:rsidR="00036239" w:rsidRDefault="00111048" w14:paraId="3AB9BB28" w14:textId="77777777">
            <w:pPr>
              <w:spacing w:after="50"/>
            </w:pPr>
            <w:r>
              <w:rPr>
                <w:rFonts w:ascii="Aptos" w:hAnsi="Aptos"/>
                <w:i/>
                <w:color w:val="555555"/>
                <w:sz w:val="14"/>
              </w:rPr>
              <w:t>Regional breeding acceleration, multi-environment testing, integrated breeding and agronomy projects</w:t>
            </w:r>
          </w:p>
          <w:p w:rsidR="00036239" w:rsidRDefault="00111048" w14:paraId="024DC62D" w14:textId="77777777">
            <w:pPr>
              <w:spacing w:after="50"/>
            </w:pPr>
            <w:r>
              <w:rPr>
                <w:rFonts w:ascii="Aptos" w:hAnsi="Aptos"/>
                <w:b/>
                <w:color w:val="1B7F7A"/>
                <w:sz w:val="14"/>
              </w:rPr>
              <w:t xml:space="preserve">MEAL helps you: </w:t>
            </w:r>
            <w:r>
              <w:rPr>
                <w:rFonts w:ascii="Aptos" w:hAnsi="Aptos"/>
                <w:color w:val="243746"/>
                <w:sz w:val="14"/>
              </w:rPr>
              <w:t>Set up harmonized digital trial monitoring with standard workflows; track varietal performance, climate adaptation and deployment readiness; support output monitoring at partner level</w:t>
            </w:r>
          </w:p>
          <w:p w:rsidR="00036239" w:rsidRDefault="00111048" w14:paraId="7CB85B40" w14:textId="77777777">
            <w:pPr>
              <w:spacing w:after="50"/>
            </w:pPr>
            <w:r>
              <w:rPr>
                <w:rFonts w:ascii="Aptos" w:hAnsi="Aptos"/>
                <w:b/>
                <w:color w:val="1B7F7A"/>
                <w:sz w:val="14"/>
              </w:rPr>
              <w:t xml:space="preserve">You contribute: </w:t>
            </w:r>
            <w:r>
              <w:rPr>
                <w:rFonts w:ascii="Aptos" w:hAnsi="Aptos"/>
                <w:color w:val="243746"/>
                <w:sz w:val="14"/>
              </w:rPr>
              <w:t>Multi-environment trial data; site-level environmental data from experimental locations</w:t>
            </w:r>
          </w:p>
          <w:p w:rsidR="00036239" w:rsidRDefault="00111048" w14:paraId="47919B37" w14:textId="77777777">
            <w:pPr>
              <w:spacing w:after="50"/>
            </w:pPr>
            <w:r>
              <w:rPr>
                <w:rFonts w:ascii="Aptos" w:hAnsi="Aptos"/>
                <w:b/>
                <w:color w:val="1B7F7A"/>
                <w:sz w:val="14"/>
              </w:rPr>
              <w:t xml:space="preserve">MEAL delivers: </w:t>
            </w:r>
            <w:r>
              <w:rPr>
                <w:rFonts w:ascii="Aptos" w:hAnsi="Aptos"/>
                <w:color w:val="243746"/>
                <w:sz w:val="14"/>
              </w:rPr>
              <w:t>Integrated collection (mobile/web tools, georeferenced and environmental data); varietal performance dashboards and outcome tracking; training for field teams and analysts</w:t>
            </w:r>
          </w:p>
          <w:p w:rsidR="00036239" w:rsidRDefault="00111048" w14:paraId="37FC6C37" w14:textId="77777777">
            <w:pPr>
              <w:spacing w:after="50"/>
            </w:pPr>
            <w:r>
              <w:rPr>
                <w:rFonts w:ascii="Aptos" w:hAnsi="Aptos"/>
                <w:b/>
                <w:color w:val="1B4F2A"/>
                <w:sz w:val="14"/>
              </w:rPr>
              <w:t>Budget: 4% of total project budget (minimum USD 13,000)</w:t>
            </w:r>
          </w:p>
        </w:tc>
        <w:tc>
          <w:tcPr>
            <w:tcW w:w="2850" w:type="dxa"/>
            <w:tcMar>
              <w:top w:w="70" w:type="dxa"/>
              <w:left w:w="90" w:type="dxa"/>
              <w:bottom w:w="70" w:type="dxa"/>
              <w:right w:w="90" w:type="dxa"/>
            </w:tcMar>
          </w:tcPr>
          <w:p w:rsidR="00036239" w:rsidRDefault="00111048" w14:paraId="69D04EA6" w14:textId="77777777">
            <w:pPr>
              <w:spacing w:after="50"/>
            </w:pPr>
            <w:r>
              <w:rPr>
                <w:rFonts w:ascii="Aptos" w:hAnsi="Aptos"/>
                <w:i/>
                <w:color w:val="555555"/>
                <w:sz w:val="14"/>
              </w:rPr>
              <w:t>Multi-country breeding acceleration programs linked to seed systems and agronomy</w:t>
            </w:r>
          </w:p>
          <w:p w:rsidR="00036239" w:rsidRDefault="00111048" w14:paraId="776619E2" w14:textId="77777777">
            <w:pPr>
              <w:spacing w:after="50"/>
            </w:pPr>
            <w:r>
              <w:rPr>
                <w:rFonts w:ascii="Aptos" w:hAnsi="Aptos"/>
                <w:b/>
                <w:color w:val="1B7F7A"/>
                <w:sz w:val="14"/>
              </w:rPr>
              <w:t xml:space="preserve">MEAL helps you: </w:t>
            </w:r>
            <w:r>
              <w:rPr>
                <w:rFonts w:ascii="Aptos" w:hAnsi="Aptos"/>
                <w:color w:val="243746"/>
                <w:sz w:val="14"/>
              </w:rPr>
              <w:t>Integrate genomic, environmental and field data; track yield stability, climate resilience and genetic gain; support analytics and scenario modeling for breeding decisions</w:t>
            </w:r>
          </w:p>
          <w:p w:rsidR="00036239" w:rsidRDefault="00111048" w14:paraId="22FBDC4E" w14:textId="77777777">
            <w:pPr>
              <w:spacing w:after="50"/>
            </w:pPr>
            <w:r>
              <w:rPr>
                <w:rFonts w:ascii="Aptos" w:hAnsi="Aptos"/>
                <w:b/>
                <w:color w:val="1B7F7A"/>
                <w:sz w:val="14"/>
              </w:rPr>
              <w:t xml:space="preserve">You contribute: </w:t>
            </w:r>
            <w:r>
              <w:rPr>
                <w:rFonts w:ascii="Aptos" w:hAnsi="Aptos"/>
                <w:color w:val="243746"/>
                <w:sz w:val="14"/>
              </w:rPr>
              <w:t>Multi-country breeding and trial data; participation in the design of the data infrastructure</w:t>
            </w:r>
          </w:p>
          <w:p w:rsidR="00036239" w:rsidRDefault="00111048" w14:paraId="333F50B6" w14:textId="77777777">
            <w:pPr>
              <w:spacing w:after="50"/>
            </w:pPr>
            <w:r>
              <w:rPr>
                <w:rFonts w:ascii="Aptos" w:hAnsi="Aptos"/>
                <w:b/>
                <w:color w:val="1B7F7A"/>
                <w:sz w:val="14"/>
              </w:rPr>
              <w:t xml:space="preserve">MEAL delivers: </w:t>
            </w:r>
            <w:r>
              <w:rPr>
                <w:rFonts w:ascii="Aptos" w:hAnsi="Aptos"/>
                <w:color w:val="243746"/>
                <w:sz w:val="14"/>
              </w:rPr>
              <w:t>Interoperable data infrastructure (field, satellite, weather and sensor data); analytics and scenario modeling; advanced training for technical and analytics teams</w:t>
            </w:r>
          </w:p>
          <w:p w:rsidR="00036239" w:rsidRDefault="00111048" w14:paraId="1F082EAF" w14:textId="77777777">
            <w:pPr>
              <w:spacing w:after="50"/>
            </w:pPr>
            <w:r>
              <w:rPr>
                <w:rFonts w:ascii="Aptos" w:hAnsi="Aptos"/>
                <w:b/>
                <w:color w:val="1B4F2A"/>
                <w:sz w:val="14"/>
              </w:rPr>
              <w:t>Budget: Co-designed from the proposal stage; institutional contribution of at least USD 27,000 per project year</w:t>
            </w:r>
          </w:p>
        </w:tc>
        <w:tc>
          <w:tcPr>
            <w:tcW w:w="2850" w:type="dxa"/>
            <w:tcMar>
              <w:top w:w="70" w:type="dxa"/>
              <w:left w:w="90" w:type="dxa"/>
              <w:bottom w:w="70" w:type="dxa"/>
              <w:right w:w="90" w:type="dxa"/>
            </w:tcMar>
          </w:tcPr>
          <w:p w:rsidR="00036239" w:rsidRDefault="00111048" w14:paraId="17F3BDE1" w14:textId="77777777">
            <w:pPr>
              <w:spacing w:after="50"/>
            </w:pPr>
            <w:r>
              <w:rPr>
                <w:rFonts w:ascii="Aptos" w:hAnsi="Aptos"/>
                <w:i/>
                <w:color w:val="555555"/>
                <w:sz w:val="14"/>
              </w:rPr>
              <w:t>Global breeding programs covering multiple crops and climate-adaptation mega-environments</w:t>
            </w:r>
          </w:p>
          <w:p w:rsidR="00036239" w:rsidRDefault="00111048" w14:paraId="7CC80D18" w14:textId="77777777">
            <w:pPr>
              <w:spacing w:after="50"/>
            </w:pPr>
            <w:r>
              <w:rPr>
                <w:rFonts w:ascii="Aptos" w:hAnsi="Aptos"/>
                <w:b/>
                <w:color w:val="1B7F7A"/>
                <w:sz w:val="14"/>
              </w:rPr>
              <w:t xml:space="preserve">MEAL helps you: </w:t>
            </w:r>
            <w:r>
              <w:rPr>
                <w:rFonts w:ascii="Aptos" w:hAnsi="Aptos"/>
                <w:color w:val="243746"/>
                <w:sz w:val="14"/>
              </w:rPr>
              <w:t>Run an integrated breeding data system across partner institutions and countries; track genetic gain, climate resilience and deployment at global scale; support decisions on breeding resource allocation</w:t>
            </w:r>
          </w:p>
          <w:p w:rsidR="00036239" w:rsidRDefault="00111048" w14:paraId="21AB3FF1" w14:textId="77777777">
            <w:pPr>
              <w:spacing w:after="50"/>
            </w:pPr>
            <w:r>
              <w:rPr>
                <w:rFonts w:ascii="Aptos" w:hAnsi="Aptos"/>
                <w:b/>
                <w:color w:val="1B7F7A"/>
                <w:sz w:val="14"/>
              </w:rPr>
              <w:t xml:space="preserve">You contribute: </w:t>
            </w:r>
            <w:r>
              <w:rPr>
                <w:rFonts w:ascii="Aptos" w:hAnsi="Aptos"/>
                <w:color w:val="243746"/>
                <w:sz w:val="14"/>
              </w:rPr>
              <w:t>Multi-crop breeding and trial data from all participating institutions and countries; participation in data governance</w:t>
            </w:r>
          </w:p>
          <w:p w:rsidR="00036239" w:rsidRDefault="00111048" w14:paraId="41C0BB85" w14:textId="77777777">
            <w:pPr>
              <w:spacing w:after="50"/>
            </w:pPr>
            <w:r>
              <w:rPr>
                <w:rFonts w:ascii="Aptos" w:hAnsi="Aptos"/>
                <w:b/>
                <w:color w:val="1B7F7A"/>
                <w:sz w:val="14"/>
              </w:rPr>
              <w:t xml:space="preserve">MEAL delivers: </w:t>
            </w:r>
            <w:r>
              <w:rPr>
                <w:rFonts w:ascii="Aptos" w:hAnsi="Aptos"/>
                <w:color w:val="243746"/>
                <w:sz w:val="14"/>
              </w:rPr>
              <w:t>Global breeding monitoring integrating genomic, environmental, field and market data; analytics for genetic gain and climate scenarios; investor and system-level reporting across geographies and crops</w:t>
            </w:r>
          </w:p>
          <w:p w:rsidR="00036239" w:rsidRDefault="00111048" w14:paraId="19E6B549" w14:textId="77777777">
            <w:pPr>
              <w:spacing w:after="50"/>
            </w:pPr>
            <w:r>
              <w:rPr>
                <w:rFonts w:ascii="Aptos" w:hAnsi="Aptos"/>
                <w:b/>
                <w:color w:val="1B4F2A"/>
                <w:sz w:val="14"/>
              </w:rPr>
              <w:t>Budget: Co-designed from the proposal stage; institutional contribution of at least USD 27,000 per project year</w:t>
            </w:r>
          </w:p>
        </w:tc>
      </w:tr>
      <w:tr w:rsidR="00036239" w14:paraId="294F0B1E" w14:textId="77777777">
        <w:trPr>
          <w:cantSplit/>
          <w:jc w:val="center"/>
        </w:trPr>
        <w:tc>
          <w:tcPr>
            <w:tcW w:w="1920" w:type="dxa"/>
            <w:shd w:val="clear" w:color="auto" w:fill="E0EFEE"/>
            <w:tcMar>
              <w:top w:w="70" w:type="dxa"/>
              <w:left w:w="90" w:type="dxa"/>
              <w:bottom w:w="70" w:type="dxa"/>
              <w:right w:w="90" w:type="dxa"/>
            </w:tcMar>
          </w:tcPr>
          <w:p w:rsidR="00036239" w:rsidRDefault="00111048" w14:paraId="2B2A8C04" w14:textId="77777777">
            <w:pPr>
              <w:spacing w:after="50"/>
            </w:pPr>
            <w:r>
              <w:rPr>
                <w:rFonts w:ascii="Aptos" w:hAnsi="Aptos"/>
                <w:b/>
                <w:color w:val="1B4F2A"/>
                <w:sz w:val="14"/>
              </w:rPr>
              <w:t>Applied agronomy and farming systems</w:t>
            </w:r>
          </w:p>
          <w:p w:rsidR="00036239" w:rsidRDefault="00111048" w14:paraId="1A4A3A51" w14:textId="77777777">
            <w:pPr>
              <w:spacing w:after="50"/>
            </w:pPr>
            <w:r>
              <w:rPr>
                <w:rFonts w:ascii="Aptos" w:hAnsi="Aptos"/>
                <w:b/>
                <w:color w:val="1B7F7A"/>
                <w:sz w:val="14"/>
              </w:rPr>
              <w:t>Complex complexity</w:t>
            </w:r>
          </w:p>
          <w:p w:rsidR="00036239" w:rsidRDefault="00111048" w14:paraId="2CABE621" w14:textId="77777777">
            <w:pPr>
              <w:spacing w:after="50"/>
            </w:pPr>
            <w:r>
              <w:rPr>
                <w:rFonts w:ascii="Aptos" w:hAnsi="Aptos"/>
                <w:color w:val="243746"/>
                <w:sz w:val="14"/>
              </w:rPr>
              <w:t>Applicable KPIs: 85 KPIs (34 / 36 / 15)</w:t>
            </w:r>
          </w:p>
          <w:p w:rsidR="00036239" w:rsidRDefault="00111048" w14:paraId="59A85C60" w14:textId="77777777">
            <w:pPr>
              <w:spacing w:after="50"/>
            </w:pPr>
            <w:r>
              <w:rPr>
                <w:rFonts w:ascii="Aptos" w:hAnsi="Aptos"/>
                <w:i/>
                <w:color w:val="777777"/>
                <w:sz w:val="14"/>
              </w:rPr>
              <w:t>(output / outcome / impact)</w:t>
            </w:r>
          </w:p>
        </w:tc>
        <w:tc>
          <w:tcPr>
            <w:tcW w:w="2850" w:type="dxa"/>
            <w:tcMar>
              <w:top w:w="70" w:type="dxa"/>
              <w:left w:w="90" w:type="dxa"/>
              <w:bottom w:w="70" w:type="dxa"/>
              <w:right w:w="90" w:type="dxa"/>
            </w:tcMar>
          </w:tcPr>
          <w:p w:rsidR="00036239" w:rsidRDefault="00111048" w14:paraId="2AECA74B" w14:textId="77777777">
            <w:pPr>
              <w:spacing w:after="50"/>
            </w:pPr>
            <w:r>
              <w:rPr>
                <w:rFonts w:ascii="Aptos" w:hAnsi="Aptos"/>
                <w:i/>
                <w:color w:val="555555"/>
                <w:sz w:val="14"/>
              </w:rPr>
              <w:t>Demonstration plots, localized agronomic pilots, baseline validation studies</w:t>
            </w:r>
          </w:p>
          <w:p w:rsidR="00036239" w:rsidRDefault="00111048" w14:paraId="53DAA89C" w14:textId="77777777">
            <w:pPr>
              <w:spacing w:after="50"/>
            </w:pPr>
            <w:r>
              <w:rPr>
                <w:rFonts w:ascii="Aptos" w:hAnsi="Aptos"/>
                <w:b/>
                <w:color w:val="1B7F7A"/>
                <w:sz w:val="14"/>
              </w:rPr>
              <w:t xml:space="preserve">MEAL helps you: </w:t>
            </w:r>
            <w:r>
              <w:rPr>
                <w:rFonts w:ascii="Aptos" w:hAnsi="Aptos"/>
                <w:color w:val="243746"/>
                <w:sz w:val="14"/>
              </w:rPr>
              <w:t>Build a basic theory of change and KPIs oriented to adoption pathways; check that field monitoring is consistent with expected outcomes and adoption logic; train enumerators and technicians on data collection and quality control</w:t>
            </w:r>
          </w:p>
          <w:p w:rsidR="00036239" w:rsidRDefault="00111048" w14:paraId="068343A3" w14:textId="77777777">
            <w:pPr>
              <w:spacing w:after="50"/>
            </w:pPr>
            <w:r>
              <w:rPr>
                <w:rFonts w:ascii="Aptos" w:hAnsi="Aptos"/>
                <w:b/>
                <w:color w:val="1B7F7A"/>
                <w:sz w:val="14"/>
              </w:rPr>
              <w:t xml:space="preserve">You contribute: </w:t>
            </w:r>
            <w:r>
              <w:rPr>
                <w:rFonts w:ascii="Aptos" w:hAnsi="Aptos"/>
                <w:color w:val="243746"/>
                <w:sz w:val="14"/>
              </w:rPr>
              <w:t>Operational monitoring of project outputs; demonstration plot data and site context</w:t>
            </w:r>
          </w:p>
          <w:p w:rsidR="00036239" w:rsidRDefault="00111048" w14:paraId="74C68B52" w14:textId="77777777">
            <w:pPr>
              <w:spacing w:after="50"/>
            </w:pPr>
            <w:r>
              <w:rPr>
                <w:rFonts w:ascii="Aptos" w:hAnsi="Aptos"/>
                <w:b/>
                <w:color w:val="1B7F7A"/>
                <w:sz w:val="14"/>
              </w:rPr>
              <w:t xml:space="preserve">MEAL delivers: </w:t>
            </w:r>
            <w:r>
              <w:rPr>
                <w:rFonts w:ascii="Aptos" w:hAnsi="Aptos"/>
                <w:color w:val="243746"/>
                <w:sz w:val="14"/>
              </w:rPr>
              <w:t>Theory of change and KPI framework with reporting structure; mobile/web forms with basic georeferencing; periodic data quality review</w:t>
            </w:r>
          </w:p>
          <w:p w:rsidR="00036239" w:rsidRDefault="00111048" w14:paraId="7FDBB116" w14:textId="77777777">
            <w:pPr>
              <w:spacing w:after="50"/>
            </w:pPr>
            <w:r>
              <w:rPr>
                <w:rFonts w:ascii="Aptos" w:hAnsi="Aptos"/>
                <w:b/>
                <w:color w:val="1B4F2A"/>
                <w:sz w:val="14"/>
              </w:rPr>
              <w:t>Budget: USD 18,000</w:t>
            </w:r>
          </w:p>
        </w:tc>
        <w:tc>
          <w:tcPr>
            <w:tcW w:w="2850" w:type="dxa"/>
            <w:tcMar>
              <w:top w:w="70" w:type="dxa"/>
              <w:left w:w="90" w:type="dxa"/>
              <w:bottom w:w="70" w:type="dxa"/>
              <w:right w:w="90" w:type="dxa"/>
            </w:tcMar>
          </w:tcPr>
          <w:p w:rsidR="00036239" w:rsidRDefault="00111048" w14:paraId="2A259334" w14:textId="77777777">
            <w:pPr>
              <w:spacing w:after="50"/>
            </w:pPr>
            <w:r>
              <w:rPr>
                <w:rFonts w:ascii="Aptos" w:hAnsi="Aptos"/>
                <w:i/>
                <w:color w:val="555555"/>
                <w:sz w:val="14"/>
              </w:rPr>
              <w:t>Regional scaling pilots, sustainability validation projects, integrated agronomic packages</w:t>
            </w:r>
          </w:p>
          <w:p w:rsidR="00036239" w:rsidRDefault="00111048" w14:paraId="7E8CEF41" w14:textId="77777777">
            <w:pPr>
              <w:spacing w:after="50"/>
            </w:pPr>
            <w:r>
              <w:rPr>
                <w:rFonts w:ascii="Aptos" w:hAnsi="Aptos"/>
                <w:b/>
                <w:color w:val="1B7F7A"/>
                <w:sz w:val="14"/>
              </w:rPr>
              <w:t xml:space="preserve">MEAL helps you: </w:t>
            </w:r>
            <w:r>
              <w:rPr>
                <w:rFonts w:ascii="Aptos" w:hAnsi="Aptos"/>
                <w:color w:val="243746"/>
                <w:sz w:val="14"/>
              </w:rPr>
              <w:t>Set up a full MEAL framework including sustainability scorecards; track adoption, productivity, resilience and inclusion; visualize yield, cost, water use and income through dashboards</w:t>
            </w:r>
          </w:p>
          <w:p w:rsidR="00036239" w:rsidRDefault="00111048" w14:paraId="7FC387BF" w14:textId="77777777">
            <w:pPr>
              <w:spacing w:after="50"/>
            </w:pPr>
            <w:r>
              <w:rPr>
                <w:rFonts w:ascii="Aptos" w:hAnsi="Aptos"/>
                <w:b/>
                <w:color w:val="1B7F7A"/>
                <w:sz w:val="14"/>
              </w:rPr>
              <w:t xml:space="preserve">You contribute: </w:t>
            </w:r>
            <w:r>
              <w:rPr>
                <w:rFonts w:ascii="Aptos" w:hAnsi="Aptos"/>
                <w:color w:val="243746"/>
                <w:sz w:val="14"/>
              </w:rPr>
              <w:t>Field data and site information; participation in regional monitoring system design</w:t>
            </w:r>
          </w:p>
          <w:p w:rsidR="00036239" w:rsidRDefault="00111048" w14:paraId="0B3BA366" w14:textId="77777777">
            <w:pPr>
              <w:spacing w:after="50"/>
            </w:pPr>
            <w:r>
              <w:rPr>
                <w:rFonts w:ascii="Aptos" w:hAnsi="Aptos"/>
                <w:b/>
                <w:color w:val="1B7F7A"/>
                <w:sz w:val="14"/>
              </w:rPr>
              <w:t xml:space="preserve">MEAL delivers: </w:t>
            </w:r>
            <w:r>
              <w:rPr>
                <w:rFonts w:ascii="Aptos" w:hAnsi="Aptos"/>
                <w:color w:val="243746"/>
                <w:sz w:val="14"/>
              </w:rPr>
              <w:t>MEAL framework with sustainability scorecards; dashboards for yield, costs, water use and income; integration of field, geospatial and environmental data, including remote sensing</w:t>
            </w:r>
          </w:p>
          <w:p w:rsidR="00036239" w:rsidRDefault="00111048" w14:paraId="09F84105" w14:textId="77777777">
            <w:pPr>
              <w:spacing w:after="50"/>
            </w:pPr>
            <w:r>
              <w:rPr>
                <w:rFonts w:ascii="Aptos" w:hAnsi="Aptos"/>
                <w:b/>
                <w:color w:val="1B4F2A"/>
                <w:sz w:val="14"/>
              </w:rPr>
              <w:t>Budget: 5% of total project budget (minimum USD 18,000)</w:t>
            </w:r>
          </w:p>
        </w:tc>
        <w:tc>
          <w:tcPr>
            <w:tcW w:w="2850" w:type="dxa"/>
            <w:tcMar>
              <w:top w:w="70" w:type="dxa"/>
              <w:left w:w="90" w:type="dxa"/>
              <w:bottom w:w="70" w:type="dxa"/>
              <w:right w:w="90" w:type="dxa"/>
            </w:tcMar>
          </w:tcPr>
          <w:p w:rsidR="00036239" w:rsidRDefault="00111048" w14:paraId="13E322CD" w14:textId="77777777">
            <w:pPr>
              <w:spacing w:after="50"/>
            </w:pPr>
            <w:r>
              <w:rPr>
                <w:rFonts w:ascii="Aptos" w:hAnsi="Aptos"/>
                <w:i/>
                <w:color w:val="555555"/>
                <w:sz w:val="14"/>
              </w:rPr>
              <w:t>National or multi-country regenerative agriculture programs and climate adaptation portfolios</w:t>
            </w:r>
          </w:p>
          <w:p w:rsidR="00036239" w:rsidRDefault="00111048" w14:paraId="0BBADEFA" w14:textId="77777777">
            <w:pPr>
              <w:spacing w:after="50"/>
            </w:pPr>
            <w:r>
              <w:rPr>
                <w:rFonts w:ascii="Aptos" w:hAnsi="Aptos"/>
                <w:b/>
                <w:color w:val="1B7F7A"/>
                <w:sz w:val="14"/>
              </w:rPr>
              <w:t xml:space="preserve">MEAL helps you: </w:t>
            </w:r>
            <w:r>
              <w:rPr>
                <w:rFonts w:ascii="Aptos" w:hAnsi="Aptos"/>
                <w:color w:val="243746"/>
                <w:sz w:val="14"/>
              </w:rPr>
              <w:t>Operate integrated digital monitoring; monitor productivity, resilience, biodiversity, water, soils, GHG emissions and income at high frequency; support adaptive management</w:t>
            </w:r>
          </w:p>
          <w:p w:rsidR="00036239" w:rsidRDefault="00111048" w14:paraId="1B08E1C2" w14:textId="77777777">
            <w:pPr>
              <w:spacing w:after="50"/>
            </w:pPr>
            <w:r>
              <w:rPr>
                <w:rFonts w:ascii="Aptos" w:hAnsi="Aptos"/>
                <w:b/>
                <w:color w:val="1B7F7A"/>
                <w:sz w:val="14"/>
              </w:rPr>
              <w:t xml:space="preserve">You contribute: </w:t>
            </w:r>
            <w:r>
              <w:rPr>
                <w:rFonts w:ascii="Aptos" w:hAnsi="Aptos"/>
                <w:color w:val="243746"/>
                <w:sz w:val="14"/>
              </w:rPr>
              <w:t>Multi-country farming-system data; participation in the design of the data architecture</w:t>
            </w:r>
          </w:p>
          <w:p w:rsidR="00036239" w:rsidRDefault="00111048" w14:paraId="3EC98726" w14:textId="77777777">
            <w:pPr>
              <w:spacing w:after="50"/>
            </w:pPr>
            <w:r>
              <w:rPr>
                <w:rFonts w:ascii="Aptos" w:hAnsi="Aptos"/>
                <w:b/>
                <w:color w:val="1B7F7A"/>
                <w:sz w:val="14"/>
              </w:rPr>
              <w:t xml:space="preserve">MEAL delivers: </w:t>
            </w:r>
            <w:r>
              <w:rPr>
                <w:rFonts w:ascii="Aptos" w:hAnsi="Aptos"/>
                <w:color w:val="243746"/>
                <w:sz w:val="14"/>
              </w:rPr>
              <w:t>Integrated monitoring combining satellite, sensor and field data; outcome studies and contribution analysis; scalable data infrastructure across countries</w:t>
            </w:r>
          </w:p>
          <w:p w:rsidR="00036239" w:rsidRDefault="00111048" w14:paraId="54529512" w14:textId="77777777">
            <w:pPr>
              <w:spacing w:after="50"/>
            </w:pPr>
            <w:r>
              <w:rPr>
                <w:rFonts w:ascii="Aptos" w:hAnsi="Aptos"/>
                <w:b/>
                <w:color w:val="1B4F2A"/>
                <w:sz w:val="14"/>
              </w:rPr>
              <w:t>Budget: Co-designed from the proposal stage; institutional contribution of at least USD 27,000 per project year</w:t>
            </w:r>
          </w:p>
        </w:tc>
        <w:tc>
          <w:tcPr>
            <w:tcW w:w="2850" w:type="dxa"/>
            <w:tcMar>
              <w:top w:w="70" w:type="dxa"/>
              <w:left w:w="90" w:type="dxa"/>
              <w:bottom w:w="70" w:type="dxa"/>
              <w:right w:w="90" w:type="dxa"/>
            </w:tcMar>
          </w:tcPr>
          <w:p w:rsidR="00036239" w:rsidRDefault="00111048" w14:paraId="7F2DAC53" w14:textId="77777777">
            <w:pPr>
              <w:spacing w:after="50"/>
            </w:pPr>
            <w:r>
              <w:rPr>
                <w:rFonts w:ascii="Aptos" w:hAnsi="Aptos"/>
                <w:i/>
                <w:color w:val="555555"/>
                <w:sz w:val="14"/>
              </w:rPr>
              <w:t>Global regenerative agriculture and climate resilience programs linking several national portfolios</w:t>
            </w:r>
          </w:p>
          <w:p w:rsidR="00036239" w:rsidRDefault="00111048" w14:paraId="1638F5B9" w14:textId="77777777">
            <w:pPr>
              <w:spacing w:after="50"/>
            </w:pPr>
            <w:r>
              <w:rPr>
                <w:rFonts w:ascii="Aptos" w:hAnsi="Aptos"/>
                <w:b/>
                <w:color w:val="1B7F7A"/>
                <w:sz w:val="14"/>
              </w:rPr>
              <w:t xml:space="preserve">MEAL helps you: </w:t>
            </w:r>
            <w:r>
              <w:rPr>
                <w:rFonts w:ascii="Aptos" w:hAnsi="Aptos"/>
                <w:color w:val="243746"/>
                <w:sz w:val="14"/>
              </w:rPr>
              <w:t>Operate integrated monitoring across national programs and climate frameworks; monitor productivity, resilience, biodiversity, soils, water, GHG emissions and income at global scale; support portfolio managers with adaptive management evidence</w:t>
            </w:r>
          </w:p>
          <w:p w:rsidR="00036239" w:rsidRDefault="00111048" w14:paraId="22378091" w14:textId="77777777">
            <w:pPr>
              <w:spacing w:after="50"/>
            </w:pPr>
            <w:r>
              <w:rPr>
                <w:rFonts w:ascii="Aptos" w:hAnsi="Aptos"/>
                <w:b/>
                <w:color w:val="1B7F7A"/>
                <w:sz w:val="14"/>
              </w:rPr>
              <w:t xml:space="preserve">You contribute: </w:t>
            </w:r>
            <w:r>
              <w:rPr>
                <w:rFonts w:ascii="Aptos" w:hAnsi="Aptos"/>
                <w:color w:val="243746"/>
                <w:sz w:val="14"/>
              </w:rPr>
              <w:t>Multi-country farming-system data and national datasets; participation in data governance and interoperability design</w:t>
            </w:r>
          </w:p>
          <w:p w:rsidR="00036239" w:rsidRDefault="00111048" w14:paraId="464C03A8" w14:textId="77777777">
            <w:pPr>
              <w:spacing w:after="50"/>
            </w:pPr>
            <w:r>
              <w:rPr>
                <w:rFonts w:ascii="Aptos" w:hAnsi="Aptos"/>
                <w:b/>
                <w:color w:val="1B7F7A"/>
                <w:sz w:val="14"/>
              </w:rPr>
              <w:t xml:space="preserve">MEAL delivers: </w:t>
            </w:r>
            <w:r>
              <w:rPr>
                <w:rFonts w:ascii="Aptos" w:hAnsi="Aptos"/>
                <w:color w:val="243746"/>
                <w:sz w:val="14"/>
              </w:rPr>
              <w:t>Global monitoring system integrating satellite, sensor and field data; impact evaluation; climate-finance, PRMS and investor reporting</w:t>
            </w:r>
          </w:p>
          <w:p w:rsidR="00036239" w:rsidRDefault="00111048" w14:paraId="6D351AB9" w14:textId="77777777">
            <w:pPr>
              <w:spacing w:after="50"/>
            </w:pPr>
            <w:r>
              <w:rPr>
                <w:rFonts w:ascii="Aptos" w:hAnsi="Aptos"/>
                <w:b/>
                <w:color w:val="1B4F2A"/>
                <w:sz w:val="14"/>
              </w:rPr>
              <w:t>Budget: Co-designed from the proposal stage; institutional contribution of at least USD 27,000 per project year</w:t>
            </w:r>
          </w:p>
        </w:tc>
      </w:tr>
      <w:tr w:rsidR="00036239" w14:paraId="404DC605" w14:textId="77777777">
        <w:trPr>
          <w:cantSplit/>
          <w:jc w:val="center"/>
        </w:trPr>
        <w:tc>
          <w:tcPr>
            <w:tcW w:w="1920" w:type="dxa"/>
            <w:shd w:val="clear" w:color="auto" w:fill="E0EFEE"/>
            <w:tcMar>
              <w:top w:w="70" w:type="dxa"/>
              <w:left w:w="90" w:type="dxa"/>
              <w:bottom w:w="70" w:type="dxa"/>
              <w:right w:w="90" w:type="dxa"/>
            </w:tcMar>
          </w:tcPr>
          <w:p w:rsidR="00036239" w:rsidRDefault="00111048" w14:paraId="586A448E" w14:textId="77777777">
            <w:pPr>
              <w:spacing w:after="50"/>
            </w:pPr>
            <w:r>
              <w:rPr>
                <w:rFonts w:ascii="Aptos" w:hAnsi="Aptos"/>
                <w:b/>
                <w:color w:val="1B4F2A"/>
                <w:sz w:val="14"/>
              </w:rPr>
              <w:t>Seed systems and deployment</w:t>
            </w:r>
          </w:p>
          <w:p w:rsidR="00036239" w:rsidRDefault="00111048" w14:paraId="7FD4E070" w14:textId="77777777">
            <w:pPr>
              <w:spacing w:after="50"/>
            </w:pPr>
            <w:r>
              <w:rPr>
                <w:rFonts w:ascii="Aptos" w:hAnsi="Aptos"/>
                <w:b/>
                <w:color w:val="1B7F7A"/>
                <w:sz w:val="14"/>
              </w:rPr>
              <w:t>Complex complexity</w:t>
            </w:r>
          </w:p>
          <w:p w:rsidR="00036239" w:rsidRDefault="00111048" w14:paraId="24B31543" w14:textId="77777777">
            <w:pPr>
              <w:spacing w:after="50"/>
            </w:pPr>
            <w:r>
              <w:rPr>
                <w:rFonts w:ascii="Aptos" w:hAnsi="Aptos"/>
                <w:color w:val="243746"/>
                <w:sz w:val="14"/>
              </w:rPr>
              <w:t>Applicable KPIs: 93 KPIs (39 / 39 / 15)</w:t>
            </w:r>
          </w:p>
          <w:p w:rsidR="00036239" w:rsidRDefault="00111048" w14:paraId="05436676" w14:textId="77777777">
            <w:pPr>
              <w:spacing w:after="50"/>
            </w:pPr>
            <w:r>
              <w:rPr>
                <w:rFonts w:ascii="Aptos" w:hAnsi="Aptos"/>
                <w:i/>
                <w:color w:val="777777"/>
                <w:sz w:val="14"/>
              </w:rPr>
              <w:t>(output / outcome / impact)</w:t>
            </w:r>
          </w:p>
        </w:tc>
        <w:tc>
          <w:tcPr>
            <w:tcW w:w="2850" w:type="dxa"/>
            <w:tcMar>
              <w:top w:w="70" w:type="dxa"/>
              <w:left w:w="90" w:type="dxa"/>
              <w:bottom w:w="70" w:type="dxa"/>
              <w:right w:w="90" w:type="dxa"/>
            </w:tcMar>
          </w:tcPr>
          <w:p w:rsidR="00036239" w:rsidRDefault="00111048" w14:paraId="05BE7C69" w14:textId="77777777">
            <w:pPr>
              <w:spacing w:after="50"/>
            </w:pPr>
            <w:r>
              <w:rPr>
                <w:rFonts w:ascii="Aptos" w:hAnsi="Aptos"/>
                <w:i/>
                <w:color w:val="555555"/>
                <w:sz w:val="14"/>
              </w:rPr>
              <w:t>Seed multiplication pilots, adaptive seed testing, local dissemination initiatives</w:t>
            </w:r>
          </w:p>
          <w:p w:rsidR="00036239" w:rsidRDefault="00111048" w14:paraId="77B77CD1" w14:textId="77777777">
            <w:pPr>
              <w:spacing w:after="50"/>
            </w:pPr>
            <w:r>
              <w:rPr>
                <w:rFonts w:ascii="Aptos" w:hAnsi="Aptos"/>
                <w:b/>
                <w:color w:val="1B7F7A"/>
                <w:sz w:val="14"/>
              </w:rPr>
              <w:t xml:space="preserve">MEAL helps you: </w:t>
            </w:r>
            <w:r>
              <w:rPr>
                <w:rFonts w:ascii="Aptos" w:hAnsi="Aptos"/>
                <w:color w:val="243746"/>
                <w:sz w:val="14"/>
              </w:rPr>
              <w:t>Define KPIs and reporting structures for multiplication and dissemination; check that the adoption and diffusion logic holds</w:t>
            </w:r>
          </w:p>
          <w:p w:rsidR="00036239" w:rsidRDefault="00111048" w14:paraId="553C525D" w14:textId="77777777">
            <w:pPr>
              <w:spacing w:after="50"/>
            </w:pPr>
            <w:r>
              <w:rPr>
                <w:rFonts w:ascii="Aptos" w:hAnsi="Aptos"/>
                <w:b/>
                <w:color w:val="1B7F7A"/>
                <w:sz w:val="14"/>
              </w:rPr>
              <w:t xml:space="preserve">You contribute: </w:t>
            </w:r>
            <w:r>
              <w:rPr>
                <w:rFonts w:ascii="Aptos" w:hAnsi="Aptos"/>
                <w:color w:val="243746"/>
                <w:sz w:val="14"/>
              </w:rPr>
              <w:t>Operational output reporting; seed registry and distribution data</w:t>
            </w:r>
          </w:p>
          <w:p w:rsidR="00036239" w:rsidRDefault="00111048" w14:paraId="06309E1E" w14:textId="77777777">
            <w:pPr>
              <w:spacing w:after="50"/>
            </w:pPr>
            <w:r>
              <w:rPr>
                <w:rFonts w:ascii="Aptos" w:hAnsi="Aptos"/>
                <w:b/>
                <w:color w:val="1B7F7A"/>
                <w:sz w:val="14"/>
              </w:rPr>
              <w:t xml:space="preserve">MEAL delivers: </w:t>
            </w:r>
            <w:r>
              <w:rPr>
                <w:rFonts w:ascii="Aptos" w:hAnsi="Aptos"/>
                <w:color w:val="243746"/>
                <w:sz w:val="14"/>
              </w:rPr>
              <w:t>KPI definitions and investor-aligned reporting structure; basic digital registration and data collection tools</w:t>
            </w:r>
          </w:p>
          <w:p w:rsidR="00036239" w:rsidRDefault="00111048" w14:paraId="122EA0B2" w14:textId="77777777">
            <w:pPr>
              <w:spacing w:after="50"/>
            </w:pPr>
            <w:r>
              <w:rPr>
                <w:rFonts w:ascii="Aptos" w:hAnsi="Aptos"/>
                <w:b/>
                <w:color w:val="1B4F2A"/>
                <w:sz w:val="14"/>
              </w:rPr>
              <w:t>Budget: USD 18,000</w:t>
            </w:r>
          </w:p>
        </w:tc>
        <w:tc>
          <w:tcPr>
            <w:tcW w:w="2850" w:type="dxa"/>
            <w:tcMar>
              <w:top w:w="70" w:type="dxa"/>
              <w:left w:w="90" w:type="dxa"/>
              <w:bottom w:w="70" w:type="dxa"/>
              <w:right w:w="90" w:type="dxa"/>
            </w:tcMar>
          </w:tcPr>
          <w:p w:rsidR="00036239" w:rsidRDefault="00111048" w14:paraId="21D77E32" w14:textId="77777777">
            <w:pPr>
              <w:spacing w:after="50"/>
            </w:pPr>
            <w:r>
              <w:rPr>
                <w:rFonts w:ascii="Aptos" w:hAnsi="Aptos"/>
                <w:i/>
                <w:color w:val="555555"/>
                <w:sz w:val="14"/>
              </w:rPr>
              <w:t>Regional seed deployment programs and varietal dissemination networks</w:t>
            </w:r>
          </w:p>
          <w:p w:rsidR="00036239" w:rsidRDefault="00111048" w14:paraId="6310FA1C" w14:textId="77777777">
            <w:pPr>
              <w:spacing w:after="50"/>
            </w:pPr>
            <w:r>
              <w:rPr>
                <w:rFonts w:ascii="Aptos" w:hAnsi="Aptos"/>
                <w:b/>
                <w:color w:val="1B7F7A"/>
                <w:sz w:val="14"/>
              </w:rPr>
              <w:t xml:space="preserve">MEAL helps you: </w:t>
            </w:r>
            <w:r>
              <w:rPr>
                <w:rFonts w:ascii="Aptos" w:hAnsi="Aptos"/>
                <w:color w:val="243746"/>
                <w:sz w:val="14"/>
              </w:rPr>
              <w:t>Set up digital registries and adoption dashboards; harmonize output monitoring across seed-system partners; track adoption and varietal diffusion at regional scale</w:t>
            </w:r>
          </w:p>
          <w:p w:rsidR="00036239" w:rsidRDefault="00111048" w14:paraId="1D57FBFC" w14:textId="77777777">
            <w:pPr>
              <w:spacing w:after="50"/>
            </w:pPr>
            <w:r>
              <w:rPr>
                <w:rFonts w:ascii="Aptos" w:hAnsi="Aptos"/>
                <w:b/>
                <w:color w:val="1B7F7A"/>
                <w:sz w:val="14"/>
              </w:rPr>
              <w:t xml:space="preserve">You contribute: </w:t>
            </w:r>
            <w:r>
              <w:rPr>
                <w:rFonts w:ascii="Aptos" w:hAnsi="Aptos"/>
                <w:color w:val="243746"/>
                <w:sz w:val="14"/>
              </w:rPr>
              <w:t>Dissemination network data; participation in digital registration systems</w:t>
            </w:r>
          </w:p>
          <w:p w:rsidR="00036239" w:rsidRDefault="00111048" w14:paraId="536AB708" w14:textId="77777777">
            <w:pPr>
              <w:spacing w:after="50"/>
            </w:pPr>
            <w:r>
              <w:rPr>
                <w:rFonts w:ascii="Aptos" w:hAnsi="Aptos"/>
                <w:b/>
                <w:color w:val="1B7F7A"/>
                <w:sz w:val="14"/>
              </w:rPr>
              <w:t xml:space="preserve">MEAL delivers: </w:t>
            </w:r>
            <w:r>
              <w:rPr>
                <w:rFonts w:ascii="Aptos" w:hAnsi="Aptos"/>
                <w:color w:val="243746"/>
                <w:sz w:val="14"/>
              </w:rPr>
              <w:t>Digital registries and varietal adoption dashboards; integration of geospatial monitoring and partner reporting systems</w:t>
            </w:r>
          </w:p>
          <w:p w:rsidR="00036239" w:rsidRDefault="00111048" w14:paraId="3FFC887F" w14:textId="77777777">
            <w:pPr>
              <w:spacing w:after="50"/>
            </w:pPr>
            <w:r>
              <w:rPr>
                <w:rFonts w:ascii="Aptos" w:hAnsi="Aptos"/>
                <w:b/>
                <w:color w:val="1B4F2A"/>
                <w:sz w:val="14"/>
              </w:rPr>
              <w:t>Budget: 5% of total project budget (minimum USD 18,000)</w:t>
            </w:r>
          </w:p>
        </w:tc>
        <w:tc>
          <w:tcPr>
            <w:tcW w:w="2850" w:type="dxa"/>
            <w:tcMar>
              <w:top w:w="70" w:type="dxa"/>
              <w:left w:w="90" w:type="dxa"/>
              <w:bottom w:w="70" w:type="dxa"/>
              <w:right w:w="90" w:type="dxa"/>
            </w:tcMar>
          </w:tcPr>
          <w:p w:rsidR="00036239" w:rsidRDefault="00111048" w14:paraId="560D3AC4" w14:textId="77777777">
            <w:pPr>
              <w:spacing w:after="50"/>
            </w:pPr>
            <w:r>
              <w:rPr>
                <w:rFonts w:ascii="Aptos" w:hAnsi="Aptos"/>
                <w:i/>
                <w:color w:val="555555"/>
                <w:sz w:val="14"/>
              </w:rPr>
              <w:t>Large-scale seed system transformation programs across countries and value chains</w:t>
            </w:r>
          </w:p>
          <w:p w:rsidR="00036239" w:rsidRDefault="00111048" w14:paraId="549447BF" w14:textId="77777777">
            <w:pPr>
              <w:spacing w:after="50"/>
            </w:pPr>
            <w:r>
              <w:rPr>
                <w:rFonts w:ascii="Aptos" w:hAnsi="Aptos"/>
                <w:b/>
                <w:color w:val="1B7F7A"/>
                <w:sz w:val="14"/>
              </w:rPr>
              <w:t xml:space="preserve">MEAL helps you: </w:t>
            </w:r>
            <w:r>
              <w:rPr>
                <w:rFonts w:ascii="Aptos" w:hAnsi="Aptos"/>
                <w:color w:val="243746"/>
                <w:sz w:val="14"/>
              </w:rPr>
              <w:t>Monitor seed flows end to end with traceability; manage persistent identifiers for farmers and seed-sector actors; use analytics to inform adoption and deployment strategies</w:t>
            </w:r>
          </w:p>
          <w:p w:rsidR="00036239" w:rsidRDefault="00111048" w14:paraId="57913C5B" w14:textId="77777777">
            <w:pPr>
              <w:spacing w:after="50"/>
            </w:pPr>
            <w:r>
              <w:rPr>
                <w:rFonts w:ascii="Aptos" w:hAnsi="Aptos"/>
                <w:b/>
                <w:color w:val="1B7F7A"/>
                <w:sz w:val="14"/>
              </w:rPr>
              <w:t xml:space="preserve">You contribute: </w:t>
            </w:r>
            <w:r>
              <w:rPr>
                <w:rFonts w:ascii="Aptos" w:hAnsi="Aptos"/>
                <w:color w:val="243746"/>
                <w:sz w:val="14"/>
              </w:rPr>
              <w:t>Multi-country supply chain data; participation in the design of identifier and traceability systems</w:t>
            </w:r>
          </w:p>
          <w:p w:rsidR="00036239" w:rsidRDefault="00111048" w14:paraId="79C56451" w14:textId="77777777">
            <w:pPr>
              <w:spacing w:after="50"/>
            </w:pPr>
            <w:r>
              <w:rPr>
                <w:rFonts w:ascii="Aptos" w:hAnsi="Aptos"/>
                <w:b/>
                <w:color w:val="1B7F7A"/>
                <w:sz w:val="14"/>
              </w:rPr>
              <w:t xml:space="preserve">MEAL delivers: </w:t>
            </w:r>
            <w:r>
              <w:rPr>
                <w:rFonts w:ascii="Aptos" w:hAnsi="Aptos"/>
                <w:color w:val="243746"/>
                <w:sz w:val="14"/>
              </w:rPr>
              <w:t>Traceability monitoring with persistent identifiers for key actors; analytics for adoption and deployment; operational dashboards covering supply chain, geospatial and sustainability data</w:t>
            </w:r>
          </w:p>
          <w:p w:rsidR="00036239" w:rsidRDefault="00111048" w14:paraId="24A681E5" w14:textId="77777777">
            <w:pPr>
              <w:spacing w:after="50"/>
            </w:pPr>
            <w:r>
              <w:rPr>
                <w:rFonts w:ascii="Aptos" w:hAnsi="Aptos"/>
                <w:b/>
                <w:color w:val="1B4F2A"/>
                <w:sz w:val="14"/>
              </w:rPr>
              <w:t xml:space="preserve">Budget: Co-designed from the proposal stage; </w:t>
            </w:r>
          </w:p>
        </w:tc>
        <w:tc>
          <w:tcPr>
            <w:tcW w:w="2850" w:type="dxa"/>
            <w:tcMar>
              <w:top w:w="70" w:type="dxa"/>
              <w:left w:w="90" w:type="dxa"/>
              <w:bottom w:w="70" w:type="dxa"/>
              <w:right w:w="90" w:type="dxa"/>
            </w:tcMar>
          </w:tcPr>
          <w:p w:rsidR="00036239" w:rsidRDefault="00111048" w14:paraId="22D1FB72" w14:textId="77777777">
            <w:pPr>
              <w:spacing w:after="50"/>
            </w:pPr>
            <w:r>
              <w:rPr>
                <w:rFonts w:ascii="Aptos" w:hAnsi="Aptos"/>
                <w:i/>
                <w:color w:val="555555"/>
                <w:sz w:val="14"/>
              </w:rPr>
              <w:t>Global seed system programs spanning several crops, value chains, national regulatory systems and climate-adaptation strategies</w:t>
            </w:r>
          </w:p>
          <w:p w:rsidR="00036239" w:rsidRDefault="00111048" w14:paraId="6CA8024D" w14:textId="77777777">
            <w:pPr>
              <w:spacing w:after="50"/>
            </w:pPr>
            <w:r>
              <w:rPr>
                <w:rFonts w:ascii="Aptos" w:hAnsi="Aptos"/>
                <w:b/>
                <w:color w:val="1B7F7A"/>
                <w:sz w:val="14"/>
              </w:rPr>
              <w:t xml:space="preserve">MEAL helps you: </w:t>
            </w:r>
            <w:r>
              <w:rPr>
                <w:rFonts w:ascii="Aptos" w:hAnsi="Aptos"/>
                <w:color w:val="243746"/>
                <w:sz w:val="14"/>
              </w:rPr>
              <w:t>Monitor seed traceability across crops and countries; govern identifiers for farmers, aggregators, seed companies and regulators; provide analytics for global adoption and deployment strategy</w:t>
            </w:r>
          </w:p>
          <w:p w:rsidR="00036239" w:rsidRDefault="00111048" w14:paraId="046D4587" w14:textId="77777777">
            <w:pPr>
              <w:spacing w:after="50"/>
            </w:pPr>
            <w:r>
              <w:rPr>
                <w:rFonts w:ascii="Aptos" w:hAnsi="Aptos"/>
                <w:b/>
                <w:color w:val="1B7F7A"/>
                <w:sz w:val="14"/>
              </w:rPr>
              <w:t xml:space="preserve">You contribute: </w:t>
            </w:r>
            <w:r>
              <w:rPr>
                <w:rFonts w:ascii="Aptos" w:hAnsi="Aptos"/>
                <w:color w:val="243746"/>
                <w:sz w:val="14"/>
              </w:rPr>
              <w:t>Global multi-crop supply chain and regulatory data; participation in data governance</w:t>
            </w:r>
          </w:p>
          <w:p w:rsidR="00036239" w:rsidRDefault="00111048" w14:paraId="6F1101C4" w14:textId="77777777">
            <w:pPr>
              <w:spacing w:after="50"/>
            </w:pPr>
            <w:r>
              <w:rPr>
                <w:rFonts w:ascii="Aptos" w:hAnsi="Aptos"/>
                <w:b/>
                <w:color w:val="1B7F7A"/>
                <w:sz w:val="14"/>
              </w:rPr>
              <w:t xml:space="preserve">MEAL delivers: </w:t>
            </w:r>
            <w:r>
              <w:rPr>
                <w:rFonts w:ascii="Aptos" w:hAnsi="Aptos"/>
                <w:color w:val="243746"/>
                <w:sz w:val="14"/>
              </w:rPr>
              <w:t>Global traceability monitoring from seed production to farmer adoption; analytics for adoption, market segmentation and deployment; integrated dashboards and investor reporting</w:t>
            </w:r>
          </w:p>
          <w:p w:rsidR="00036239" w:rsidRDefault="00111048" w14:paraId="7A7D9F1B" w14:textId="77777777">
            <w:pPr>
              <w:spacing w:after="50"/>
            </w:pPr>
            <w:r>
              <w:rPr>
                <w:rFonts w:ascii="Aptos" w:hAnsi="Aptos"/>
                <w:b/>
                <w:color w:val="1B4F2A"/>
                <w:sz w:val="14"/>
              </w:rPr>
              <w:t xml:space="preserve">Budget: Co-designed from the proposal stage; </w:t>
            </w:r>
          </w:p>
        </w:tc>
      </w:tr>
      <w:tr w:rsidR="00036239" w14:paraId="30169E7B" w14:textId="77777777">
        <w:trPr>
          <w:cantSplit/>
          <w:jc w:val="center"/>
        </w:trPr>
        <w:tc>
          <w:tcPr>
            <w:tcW w:w="1920" w:type="dxa"/>
            <w:shd w:val="clear" w:color="auto" w:fill="E0EFEE"/>
            <w:tcMar>
              <w:top w:w="70" w:type="dxa"/>
              <w:left w:w="90" w:type="dxa"/>
              <w:bottom w:w="70" w:type="dxa"/>
              <w:right w:w="90" w:type="dxa"/>
            </w:tcMar>
          </w:tcPr>
          <w:p w:rsidR="00036239" w:rsidRDefault="00111048" w14:paraId="02B2875C" w14:textId="77777777">
            <w:pPr>
              <w:spacing w:after="50"/>
            </w:pPr>
            <w:r>
              <w:rPr>
                <w:rFonts w:ascii="Aptos" w:hAnsi="Aptos"/>
                <w:b/>
                <w:color w:val="1B4F2A"/>
                <w:sz w:val="14"/>
              </w:rPr>
              <w:t>Digital agriculture and AI</w:t>
            </w:r>
          </w:p>
          <w:p w:rsidR="00036239" w:rsidRDefault="00111048" w14:paraId="15FF8A39" w14:textId="77777777">
            <w:pPr>
              <w:spacing w:after="50"/>
            </w:pPr>
            <w:r>
              <w:rPr>
                <w:rFonts w:ascii="Aptos" w:hAnsi="Aptos"/>
                <w:b/>
                <w:color w:val="1B7F7A"/>
                <w:sz w:val="14"/>
              </w:rPr>
              <w:t>Intermediate complexity</w:t>
            </w:r>
          </w:p>
          <w:p w:rsidR="00036239" w:rsidRDefault="00111048" w14:paraId="07667039" w14:textId="77777777">
            <w:pPr>
              <w:spacing w:after="50"/>
            </w:pPr>
            <w:r>
              <w:rPr>
                <w:rFonts w:ascii="Aptos" w:hAnsi="Aptos"/>
                <w:color w:val="243746"/>
                <w:sz w:val="14"/>
              </w:rPr>
              <w:t>Applicable KPIs: 65 KPIs (26 / 28 / 11)</w:t>
            </w:r>
          </w:p>
          <w:p w:rsidR="00036239" w:rsidRDefault="00111048" w14:paraId="7FEBF812" w14:textId="77777777">
            <w:pPr>
              <w:spacing w:after="50"/>
            </w:pPr>
            <w:r>
              <w:rPr>
                <w:rFonts w:ascii="Aptos" w:hAnsi="Aptos"/>
                <w:i/>
                <w:color w:val="777777"/>
                <w:sz w:val="14"/>
              </w:rPr>
              <w:t>(output / outcome / impact)</w:t>
            </w:r>
          </w:p>
        </w:tc>
        <w:tc>
          <w:tcPr>
            <w:tcW w:w="2850" w:type="dxa"/>
            <w:tcMar>
              <w:top w:w="70" w:type="dxa"/>
              <w:left w:w="90" w:type="dxa"/>
              <w:bottom w:w="70" w:type="dxa"/>
              <w:right w:w="90" w:type="dxa"/>
            </w:tcMar>
          </w:tcPr>
          <w:p w:rsidR="00036239" w:rsidRDefault="00111048" w14:paraId="1A98C1AD" w14:textId="77777777">
            <w:pPr>
              <w:spacing w:after="50"/>
            </w:pPr>
            <w:r>
              <w:rPr>
                <w:rFonts w:ascii="Aptos" w:hAnsi="Aptos"/>
                <w:i/>
                <w:color w:val="555555"/>
                <w:sz w:val="14"/>
              </w:rPr>
              <w:t>Chatbot pilots, advisory prototypes, interoperability assessments</w:t>
            </w:r>
          </w:p>
          <w:p w:rsidR="00036239" w:rsidRDefault="00111048" w14:paraId="714ADC7E" w14:textId="77777777">
            <w:pPr>
              <w:spacing w:after="50"/>
            </w:pPr>
            <w:r>
              <w:rPr>
                <w:rFonts w:ascii="Aptos" w:hAnsi="Aptos"/>
                <w:b/>
                <w:color w:val="1B7F7A"/>
                <w:sz w:val="14"/>
              </w:rPr>
              <w:t xml:space="preserve">MEAL helps you: </w:t>
            </w:r>
            <w:r>
              <w:rPr>
                <w:rFonts w:ascii="Aptos" w:hAnsi="Aptos"/>
                <w:color w:val="243746"/>
                <w:sz w:val="14"/>
              </w:rPr>
              <w:t>Build a user-centered theory of change covering usefulness, behavior change and relevance; define usage, engagement and analytics KPIs; train UX, field and data teams on platform monitoring</w:t>
            </w:r>
          </w:p>
          <w:p w:rsidR="00036239" w:rsidRDefault="00111048" w14:paraId="5FF9B506" w14:textId="77777777">
            <w:pPr>
              <w:spacing w:after="50"/>
            </w:pPr>
            <w:r>
              <w:rPr>
                <w:rFonts w:ascii="Aptos" w:hAnsi="Aptos"/>
                <w:b/>
                <w:color w:val="1B7F7A"/>
                <w:sz w:val="14"/>
              </w:rPr>
              <w:t xml:space="preserve">You contribute: </w:t>
            </w:r>
            <w:r>
              <w:rPr>
                <w:rFonts w:ascii="Aptos" w:hAnsi="Aptos"/>
                <w:color w:val="243746"/>
                <w:sz w:val="14"/>
              </w:rPr>
              <w:t>Operational monitoring of platform outputs and user-experience data</w:t>
            </w:r>
          </w:p>
          <w:p w:rsidR="00036239" w:rsidRDefault="00111048" w14:paraId="09A28CB6" w14:textId="77777777">
            <w:pPr>
              <w:spacing w:after="50"/>
            </w:pPr>
            <w:r>
              <w:rPr>
                <w:rFonts w:ascii="Aptos" w:hAnsi="Aptos"/>
                <w:b/>
                <w:color w:val="1B7F7A"/>
                <w:sz w:val="14"/>
              </w:rPr>
              <w:t xml:space="preserve">MEAL delivers: </w:t>
            </w:r>
            <w:r>
              <w:rPr>
                <w:rFonts w:ascii="Aptos" w:hAnsi="Aptos"/>
                <w:color w:val="243746"/>
                <w:sz w:val="14"/>
              </w:rPr>
              <w:t>Theory of change with usage and engagement KPIs; platform analytics and monitoring set-up</w:t>
            </w:r>
          </w:p>
          <w:p w:rsidR="00036239" w:rsidRDefault="00111048" w14:paraId="3BFCDA50" w14:textId="77777777">
            <w:pPr>
              <w:spacing w:after="50"/>
            </w:pPr>
            <w:r>
              <w:rPr>
                <w:rFonts w:ascii="Aptos" w:hAnsi="Aptos"/>
                <w:b/>
                <w:color w:val="1B4F2A"/>
                <w:sz w:val="14"/>
              </w:rPr>
              <w:t>Budget: USD 13,000</w:t>
            </w:r>
          </w:p>
        </w:tc>
        <w:tc>
          <w:tcPr>
            <w:tcW w:w="2850" w:type="dxa"/>
            <w:tcMar>
              <w:top w:w="70" w:type="dxa"/>
              <w:left w:w="90" w:type="dxa"/>
              <w:bottom w:w="70" w:type="dxa"/>
              <w:right w:w="90" w:type="dxa"/>
            </w:tcMar>
          </w:tcPr>
          <w:p w:rsidR="00036239" w:rsidRDefault="00111048" w14:paraId="6E5011BE" w14:textId="77777777">
            <w:pPr>
              <w:spacing w:after="50"/>
            </w:pPr>
            <w:r>
              <w:rPr>
                <w:rFonts w:ascii="Aptos" w:hAnsi="Aptos"/>
                <w:i/>
                <w:color w:val="555555"/>
                <w:sz w:val="14"/>
              </w:rPr>
              <w:t>Operational advisory systems, digital extension at scale, interoperable data systems</w:t>
            </w:r>
          </w:p>
          <w:p w:rsidR="00036239" w:rsidRDefault="00111048" w14:paraId="10C58855" w14:textId="77777777">
            <w:pPr>
              <w:spacing w:after="50"/>
            </w:pPr>
            <w:r>
              <w:rPr>
                <w:rFonts w:ascii="Aptos" w:hAnsi="Aptos"/>
                <w:b/>
                <w:color w:val="1B7F7A"/>
                <w:sz w:val="14"/>
              </w:rPr>
              <w:t xml:space="preserve">MEAL helps you: </w:t>
            </w:r>
            <w:r>
              <w:rPr>
                <w:rFonts w:ascii="Aptos" w:hAnsi="Aptos"/>
                <w:color w:val="243746"/>
                <w:sz w:val="14"/>
              </w:rPr>
              <w:t>Structure engagement and adoption monitoring at scale; link advisory effectiveness to adoption pathways and behavior change; support data governance and interoperability</w:t>
            </w:r>
          </w:p>
          <w:p w:rsidR="00036239" w:rsidRDefault="00111048" w14:paraId="050BE459" w14:textId="77777777">
            <w:pPr>
              <w:spacing w:after="50"/>
            </w:pPr>
            <w:r>
              <w:rPr>
                <w:rFonts w:ascii="Aptos" w:hAnsi="Aptos"/>
                <w:b/>
                <w:color w:val="1B7F7A"/>
                <w:sz w:val="14"/>
              </w:rPr>
              <w:t xml:space="preserve">You contribute: </w:t>
            </w:r>
            <w:r>
              <w:rPr>
                <w:rFonts w:ascii="Aptos" w:hAnsi="Aptos"/>
                <w:color w:val="243746"/>
                <w:sz w:val="14"/>
              </w:rPr>
              <w:t>Platform data; participation in defining engagement metrics</w:t>
            </w:r>
          </w:p>
          <w:p w:rsidR="00036239" w:rsidRDefault="00111048" w14:paraId="3443D80A" w14:textId="77777777">
            <w:pPr>
              <w:spacing w:after="50"/>
            </w:pPr>
            <w:r>
              <w:rPr>
                <w:rFonts w:ascii="Aptos" w:hAnsi="Aptos"/>
                <w:b/>
                <w:color w:val="1B7F7A"/>
                <w:sz w:val="14"/>
              </w:rPr>
              <w:t xml:space="preserve">MEAL delivers: </w:t>
            </w:r>
            <w:r>
              <w:rPr>
                <w:rFonts w:ascii="Aptos" w:hAnsi="Aptos"/>
                <w:color w:val="243746"/>
                <w:sz w:val="14"/>
              </w:rPr>
              <w:t>Engagement and digital adoption dashboards; integration of platform analytics, geospatial layers and interoperability flows</w:t>
            </w:r>
          </w:p>
          <w:p w:rsidR="00036239" w:rsidRDefault="00111048" w14:paraId="29C3C9D5" w14:textId="77777777">
            <w:pPr>
              <w:spacing w:after="50"/>
            </w:pPr>
            <w:r>
              <w:rPr>
                <w:rFonts w:ascii="Aptos" w:hAnsi="Aptos"/>
                <w:b/>
                <w:color w:val="1B4F2A"/>
                <w:sz w:val="14"/>
              </w:rPr>
              <w:t>Budget: 4% of total project budget (minimum USD 13,000)</w:t>
            </w:r>
          </w:p>
        </w:tc>
        <w:tc>
          <w:tcPr>
            <w:tcW w:w="2850" w:type="dxa"/>
            <w:tcMar>
              <w:top w:w="70" w:type="dxa"/>
              <w:left w:w="90" w:type="dxa"/>
              <w:bottom w:w="70" w:type="dxa"/>
              <w:right w:w="90" w:type="dxa"/>
            </w:tcMar>
          </w:tcPr>
          <w:p w:rsidR="00036239" w:rsidRDefault="00111048" w14:paraId="5722ADD2" w14:textId="77777777">
            <w:pPr>
              <w:spacing w:after="50"/>
            </w:pPr>
            <w:r>
              <w:rPr>
                <w:rFonts w:ascii="Aptos" w:hAnsi="Aptos"/>
                <w:i/>
                <w:color w:val="555555"/>
                <w:sz w:val="14"/>
              </w:rPr>
              <w:t>National digital ecosystems and AI-enabled agricultural intelligence systems</w:t>
            </w:r>
          </w:p>
          <w:p w:rsidR="00036239" w:rsidRDefault="00111048" w14:paraId="68732907" w14:textId="77777777">
            <w:pPr>
              <w:spacing w:after="50"/>
            </w:pPr>
            <w:r>
              <w:rPr>
                <w:rFonts w:ascii="Aptos" w:hAnsi="Aptos"/>
                <w:b/>
                <w:color w:val="1B7F7A"/>
                <w:sz w:val="14"/>
              </w:rPr>
              <w:t xml:space="preserve">MEAL helps you: </w:t>
            </w:r>
            <w:r>
              <w:rPr>
                <w:rFonts w:ascii="Aptos" w:hAnsi="Aptos"/>
                <w:color w:val="243746"/>
                <w:sz w:val="14"/>
              </w:rPr>
              <w:t>Integrate data collection and advisory systems into platform monitoring; monitor long-term digital transformation with behavioral and agronomic indicators; design ground measurement for outcomes</w:t>
            </w:r>
          </w:p>
          <w:p w:rsidR="00036239" w:rsidRDefault="00111048" w14:paraId="24F9E649" w14:textId="77777777">
            <w:pPr>
              <w:spacing w:after="50"/>
            </w:pPr>
            <w:r>
              <w:rPr>
                <w:rFonts w:ascii="Aptos" w:hAnsi="Aptos"/>
                <w:b/>
                <w:color w:val="1B7F7A"/>
                <w:sz w:val="14"/>
              </w:rPr>
              <w:t xml:space="preserve">You contribute: </w:t>
            </w:r>
            <w:r>
              <w:rPr>
                <w:rFonts w:ascii="Aptos" w:hAnsi="Aptos"/>
                <w:color w:val="243746"/>
                <w:sz w:val="14"/>
              </w:rPr>
              <w:t>National digital-ecosystem data; participation in architecture design</w:t>
            </w:r>
          </w:p>
          <w:p w:rsidR="00036239" w:rsidRDefault="00111048" w14:paraId="220431D9" w14:textId="77777777">
            <w:pPr>
              <w:spacing w:after="50"/>
            </w:pPr>
            <w:r>
              <w:rPr>
                <w:rFonts w:ascii="Aptos" w:hAnsi="Aptos"/>
                <w:b/>
                <w:color w:val="1B7F7A"/>
                <w:sz w:val="14"/>
              </w:rPr>
              <w:t xml:space="preserve">MEAL delivers: </w:t>
            </w:r>
            <w:r>
              <w:rPr>
                <w:rFonts w:ascii="Aptos" w:hAnsi="Aptos"/>
                <w:color w:val="243746"/>
                <w:sz w:val="14"/>
              </w:rPr>
              <w:t>Continuous behavioral and agronomic monitoring; outcome studies; investor reporting and adaptive management tools</w:t>
            </w:r>
          </w:p>
          <w:p w:rsidR="00036239" w:rsidRDefault="00111048" w14:paraId="15F91592" w14:textId="77777777">
            <w:pPr>
              <w:spacing w:after="50"/>
            </w:pPr>
            <w:r>
              <w:rPr>
                <w:rFonts w:ascii="Aptos" w:hAnsi="Aptos"/>
                <w:b/>
                <w:color w:val="1B4F2A"/>
                <w:sz w:val="14"/>
              </w:rPr>
              <w:t xml:space="preserve">Budget: Co-designed from the proposal stage; </w:t>
            </w:r>
          </w:p>
        </w:tc>
        <w:tc>
          <w:tcPr>
            <w:tcW w:w="2850" w:type="dxa"/>
            <w:tcMar>
              <w:top w:w="70" w:type="dxa"/>
              <w:left w:w="90" w:type="dxa"/>
              <w:bottom w:w="70" w:type="dxa"/>
              <w:right w:w="90" w:type="dxa"/>
            </w:tcMar>
          </w:tcPr>
          <w:p w:rsidR="00036239" w:rsidRDefault="00111048" w14:paraId="0FBD3D50" w14:textId="77777777">
            <w:pPr>
              <w:spacing w:after="50"/>
            </w:pPr>
            <w:r>
              <w:rPr>
                <w:rFonts w:ascii="Aptos" w:hAnsi="Aptos"/>
                <w:i/>
                <w:color w:val="555555"/>
                <w:sz w:val="14"/>
              </w:rPr>
              <w:t>Multi-country AI-powered agricultural intelligence ecosystems combining advisory systems and national digital infrastructure</w:t>
            </w:r>
          </w:p>
          <w:p w:rsidR="00036239" w:rsidRDefault="00111048" w14:paraId="69E5CD2C" w14:textId="77777777">
            <w:pPr>
              <w:spacing w:after="50"/>
            </w:pPr>
            <w:r>
              <w:rPr>
                <w:rFonts w:ascii="Aptos" w:hAnsi="Aptos"/>
                <w:b/>
                <w:color w:val="1B7F7A"/>
                <w:sz w:val="14"/>
              </w:rPr>
              <w:t xml:space="preserve">MEAL helps you: </w:t>
            </w:r>
            <w:r>
              <w:rPr>
                <w:rFonts w:ascii="Aptos" w:hAnsi="Aptos"/>
                <w:color w:val="243746"/>
                <w:sz w:val="14"/>
              </w:rPr>
              <w:t>Integrate monitoring across advisory systems and national digital infrastructure in several countries; monitor long-term behavior change, adoption and system-level impact</w:t>
            </w:r>
          </w:p>
          <w:p w:rsidR="00036239" w:rsidRDefault="00111048" w14:paraId="2FFD0A25" w14:textId="77777777">
            <w:pPr>
              <w:spacing w:after="50"/>
            </w:pPr>
            <w:r>
              <w:rPr>
                <w:rFonts w:ascii="Aptos" w:hAnsi="Aptos"/>
                <w:b/>
                <w:color w:val="1B7F7A"/>
                <w:sz w:val="14"/>
              </w:rPr>
              <w:t xml:space="preserve">You contribute: </w:t>
            </w:r>
            <w:r>
              <w:rPr>
                <w:rFonts w:ascii="Aptos" w:hAnsi="Aptos"/>
                <w:color w:val="243746"/>
                <w:sz w:val="14"/>
              </w:rPr>
              <w:t>Multi-country platform data and integration with government systems; participation in digital governance</w:t>
            </w:r>
          </w:p>
          <w:p w:rsidR="00036239" w:rsidRDefault="00111048" w14:paraId="197AFC45" w14:textId="77777777">
            <w:pPr>
              <w:spacing w:after="50"/>
            </w:pPr>
            <w:r>
              <w:rPr>
                <w:rFonts w:ascii="Aptos" w:hAnsi="Aptos"/>
                <w:b/>
                <w:color w:val="1B7F7A"/>
                <w:sz w:val="14"/>
              </w:rPr>
              <w:t xml:space="preserve">MEAL delivers: </w:t>
            </w:r>
            <w:r>
              <w:rPr>
                <w:rFonts w:ascii="Aptos" w:hAnsi="Aptos"/>
                <w:color w:val="243746"/>
                <w:sz w:val="14"/>
              </w:rPr>
              <w:t>Unified multi-country monitoring across advisory and monitoring systems; impact evaluation; investor and system-level reporting</w:t>
            </w:r>
          </w:p>
          <w:p w:rsidR="00036239" w:rsidRDefault="00111048" w14:paraId="1E2C99D7" w14:textId="77777777">
            <w:pPr>
              <w:spacing w:after="50"/>
            </w:pPr>
            <w:r>
              <w:rPr>
                <w:rFonts w:ascii="Aptos" w:hAnsi="Aptos"/>
                <w:b/>
                <w:color w:val="1B4F2A"/>
                <w:sz w:val="14"/>
              </w:rPr>
              <w:t xml:space="preserve">Budget: Co-designed from the proposal stage; </w:t>
            </w:r>
          </w:p>
        </w:tc>
      </w:tr>
      <w:tr w:rsidR="00036239" w14:paraId="774D1192" w14:textId="77777777">
        <w:trPr>
          <w:cantSplit/>
          <w:jc w:val="center"/>
        </w:trPr>
        <w:tc>
          <w:tcPr>
            <w:tcW w:w="1920" w:type="dxa"/>
            <w:shd w:val="clear" w:color="auto" w:fill="E0EFEE"/>
            <w:tcMar>
              <w:top w:w="70" w:type="dxa"/>
              <w:left w:w="90" w:type="dxa"/>
              <w:bottom w:w="70" w:type="dxa"/>
              <w:right w:w="90" w:type="dxa"/>
            </w:tcMar>
          </w:tcPr>
          <w:p w:rsidR="00036239" w:rsidRDefault="00111048" w14:paraId="6ECA9232" w14:textId="77777777">
            <w:pPr>
              <w:spacing w:after="50"/>
            </w:pPr>
            <w:r>
              <w:rPr>
                <w:rFonts w:ascii="Aptos" w:hAnsi="Aptos"/>
                <w:b/>
                <w:color w:val="1B4F2A"/>
                <w:sz w:val="14"/>
              </w:rPr>
              <w:t>System change and transformation</w:t>
            </w:r>
          </w:p>
          <w:p w:rsidR="00036239" w:rsidRDefault="00111048" w14:paraId="6C578D3C" w14:textId="77777777">
            <w:pPr>
              <w:spacing w:after="50"/>
            </w:pPr>
            <w:r>
              <w:rPr>
                <w:rFonts w:ascii="Aptos" w:hAnsi="Aptos"/>
                <w:b/>
                <w:color w:val="1B7F7A"/>
                <w:sz w:val="14"/>
              </w:rPr>
              <w:t>Complex complexity</w:t>
            </w:r>
          </w:p>
          <w:p w:rsidR="00036239" w:rsidRDefault="00111048" w14:paraId="75D22769" w14:textId="77777777">
            <w:pPr>
              <w:spacing w:after="50"/>
            </w:pPr>
            <w:r>
              <w:rPr>
                <w:rFonts w:ascii="Aptos" w:hAnsi="Aptos"/>
                <w:color w:val="243746"/>
                <w:sz w:val="14"/>
              </w:rPr>
              <w:t>Applicable KPIs: 93 KPIs (38 / 39 / 16)</w:t>
            </w:r>
          </w:p>
          <w:p w:rsidR="00036239" w:rsidRDefault="00111048" w14:paraId="1A3EE7A6" w14:textId="77777777">
            <w:pPr>
              <w:spacing w:after="50"/>
            </w:pPr>
            <w:r>
              <w:rPr>
                <w:rFonts w:ascii="Aptos" w:hAnsi="Aptos"/>
                <w:i/>
                <w:color w:val="777777"/>
                <w:sz w:val="14"/>
              </w:rPr>
              <w:t>(output / outcome / impact)</w:t>
            </w:r>
          </w:p>
        </w:tc>
        <w:tc>
          <w:tcPr>
            <w:tcW w:w="2850" w:type="dxa"/>
            <w:tcMar>
              <w:top w:w="70" w:type="dxa"/>
              <w:left w:w="90" w:type="dxa"/>
              <w:bottom w:w="70" w:type="dxa"/>
              <w:right w:w="90" w:type="dxa"/>
            </w:tcMar>
          </w:tcPr>
          <w:p w:rsidR="00036239" w:rsidRDefault="00111048" w14:paraId="7A49928F" w14:textId="77777777">
            <w:pPr>
              <w:spacing w:after="50"/>
            </w:pPr>
            <w:r>
              <w:rPr>
                <w:rFonts w:ascii="Aptos" w:hAnsi="Aptos"/>
                <w:i/>
                <w:color w:val="555555"/>
                <w:sz w:val="14"/>
              </w:rPr>
              <w:t>Innovation ecosystem pilots, local hub models, targeted livelihood interventions, early-stage coordination pilots</w:t>
            </w:r>
          </w:p>
          <w:p w:rsidR="00036239" w:rsidRDefault="00111048" w14:paraId="73886E2F" w14:textId="77777777">
            <w:pPr>
              <w:spacing w:after="50"/>
            </w:pPr>
            <w:r>
              <w:rPr>
                <w:rFonts w:ascii="Aptos" w:hAnsi="Aptos"/>
                <w:b/>
                <w:color w:val="1B7F7A"/>
                <w:sz w:val="14"/>
              </w:rPr>
              <w:t xml:space="preserve">MEAL helps you: </w:t>
            </w:r>
            <w:r>
              <w:rPr>
                <w:rFonts w:ascii="Aptos" w:hAnsi="Aptos"/>
                <w:color w:val="243746"/>
                <w:sz w:val="14"/>
              </w:rPr>
              <w:t>Build a systems-oriented theory of change with stakeholder and ecosystem mapping; check the project’s contribution to systemic outcomes and the assumptions in its theory of change; train local teams on monitoring and reporting</w:t>
            </w:r>
          </w:p>
          <w:p w:rsidR="00036239" w:rsidRDefault="00111048" w14:paraId="53F7F330" w14:textId="77777777">
            <w:pPr>
              <w:spacing w:after="50"/>
            </w:pPr>
            <w:r>
              <w:rPr>
                <w:rFonts w:ascii="Aptos" w:hAnsi="Aptos"/>
                <w:b/>
                <w:color w:val="1B7F7A"/>
                <w:sz w:val="14"/>
              </w:rPr>
              <w:t xml:space="preserve">You contribute: </w:t>
            </w:r>
            <w:r>
              <w:rPr>
                <w:rFonts w:ascii="Aptos" w:hAnsi="Aptos"/>
                <w:color w:val="243746"/>
                <w:sz w:val="14"/>
              </w:rPr>
              <w:t>Operational output monitoring; local context knowledge</w:t>
            </w:r>
          </w:p>
          <w:p w:rsidR="00036239" w:rsidRDefault="00111048" w14:paraId="6A396ADA" w14:textId="77777777">
            <w:pPr>
              <w:spacing w:after="50"/>
            </w:pPr>
            <w:r>
              <w:rPr>
                <w:rFonts w:ascii="Aptos" w:hAnsi="Aptos"/>
                <w:b/>
                <w:color w:val="1B7F7A"/>
                <w:sz w:val="14"/>
              </w:rPr>
              <w:t xml:space="preserve">MEAL delivers: </w:t>
            </w:r>
            <w:r>
              <w:rPr>
                <w:rFonts w:ascii="Aptos" w:hAnsi="Aptos"/>
                <w:color w:val="243746"/>
                <w:sz w:val="14"/>
              </w:rPr>
              <w:t>Systems-oriented theory of change with stakeholder and ecosystem mapping; data collection adapted to the project’s scale and context; training for local teams</w:t>
            </w:r>
          </w:p>
          <w:p w:rsidR="00036239" w:rsidRDefault="00111048" w14:paraId="37C5150C" w14:textId="77777777">
            <w:pPr>
              <w:spacing w:after="50"/>
            </w:pPr>
            <w:r>
              <w:rPr>
                <w:rFonts w:ascii="Aptos" w:hAnsi="Aptos"/>
                <w:b/>
                <w:color w:val="1B4F2A"/>
                <w:sz w:val="14"/>
              </w:rPr>
              <w:t>Budget: USD 18,000</w:t>
            </w:r>
          </w:p>
        </w:tc>
        <w:tc>
          <w:tcPr>
            <w:tcW w:w="2850" w:type="dxa"/>
            <w:tcMar>
              <w:top w:w="70" w:type="dxa"/>
              <w:left w:w="90" w:type="dxa"/>
              <w:bottom w:w="70" w:type="dxa"/>
              <w:right w:w="90" w:type="dxa"/>
            </w:tcMar>
          </w:tcPr>
          <w:p w:rsidR="00036239" w:rsidRDefault="00111048" w14:paraId="1EC53DC3" w14:textId="77777777">
            <w:pPr>
              <w:spacing w:after="50"/>
            </w:pPr>
            <w:r>
              <w:rPr>
                <w:rFonts w:ascii="Aptos" w:hAnsi="Aptos"/>
                <w:i/>
                <w:color w:val="555555"/>
                <w:sz w:val="14"/>
              </w:rPr>
              <w:t>Regional transformation programs, integrated hub models, sustainable sourcing ecosystems, multi-stakeholder scaling initiatives</w:t>
            </w:r>
          </w:p>
          <w:p w:rsidR="00036239" w:rsidRDefault="00111048" w14:paraId="0FDF117F" w14:textId="77777777">
            <w:pPr>
              <w:spacing w:after="50"/>
            </w:pPr>
            <w:r>
              <w:rPr>
                <w:rFonts w:ascii="Aptos" w:hAnsi="Aptos"/>
                <w:b/>
                <w:color w:val="1B7F7A"/>
                <w:sz w:val="14"/>
              </w:rPr>
              <w:t xml:space="preserve">MEAL helps you: </w:t>
            </w:r>
            <w:r>
              <w:rPr>
                <w:rFonts w:ascii="Aptos" w:hAnsi="Aptos"/>
                <w:color w:val="243746"/>
                <w:sz w:val="14"/>
              </w:rPr>
              <w:t>Implement an integrated MEAL architecture with indicators for jobs, enterprises, hectares, inclusion and resilience; track behavior change, ecosystem coordination and scaling pathways; facilitate adaptive management and contribution analysis workshops</w:t>
            </w:r>
          </w:p>
          <w:p w:rsidR="00036239" w:rsidRDefault="00111048" w14:paraId="7BAEFCB1" w14:textId="77777777">
            <w:pPr>
              <w:spacing w:after="50"/>
            </w:pPr>
            <w:r>
              <w:rPr>
                <w:rFonts w:ascii="Aptos" w:hAnsi="Aptos"/>
                <w:b/>
                <w:color w:val="1B7F7A"/>
                <w:sz w:val="14"/>
              </w:rPr>
              <w:t xml:space="preserve">You contribute: </w:t>
            </w:r>
            <w:r>
              <w:rPr>
                <w:rFonts w:ascii="Aptos" w:hAnsi="Aptos"/>
                <w:color w:val="243746"/>
                <w:sz w:val="14"/>
              </w:rPr>
              <w:t>Operational and partner data; participation in adaptive management workshops</w:t>
            </w:r>
          </w:p>
          <w:p w:rsidR="00036239" w:rsidRDefault="00111048" w14:paraId="0320FE0D" w14:textId="77777777">
            <w:pPr>
              <w:spacing w:after="50"/>
            </w:pPr>
            <w:r>
              <w:rPr>
                <w:rFonts w:ascii="Aptos" w:hAnsi="Aptos"/>
                <w:b/>
                <w:color w:val="1B7F7A"/>
                <w:sz w:val="14"/>
              </w:rPr>
              <w:t xml:space="preserve">MEAL delivers: </w:t>
            </w:r>
            <w:r>
              <w:rPr>
                <w:rFonts w:ascii="Aptos" w:hAnsi="Aptos"/>
                <w:color w:val="243746"/>
                <w:sz w:val="14"/>
              </w:rPr>
              <w:t>Integrated MEAL architecture with systemic indicator dashboards; integration of operational, geospatial and partner datasets; contribution analysis and adaptive management support</w:t>
            </w:r>
          </w:p>
          <w:p w:rsidR="00036239" w:rsidRDefault="00111048" w14:paraId="23BEF3FE" w14:textId="77777777">
            <w:pPr>
              <w:spacing w:after="50"/>
            </w:pPr>
            <w:r>
              <w:rPr>
                <w:rFonts w:ascii="Aptos" w:hAnsi="Aptos"/>
                <w:b/>
                <w:color w:val="1B4F2A"/>
                <w:sz w:val="14"/>
              </w:rPr>
              <w:t>Budget: 5% of total project budget (minimum USD 18,000)</w:t>
            </w:r>
          </w:p>
        </w:tc>
        <w:tc>
          <w:tcPr>
            <w:tcW w:w="2850" w:type="dxa"/>
            <w:tcMar>
              <w:top w:w="70" w:type="dxa"/>
              <w:left w:w="90" w:type="dxa"/>
              <w:bottom w:w="70" w:type="dxa"/>
              <w:right w:w="90" w:type="dxa"/>
            </w:tcMar>
          </w:tcPr>
          <w:p w:rsidR="00036239" w:rsidRDefault="00111048" w14:paraId="6FA324C0" w14:textId="77777777">
            <w:pPr>
              <w:spacing w:after="50"/>
            </w:pPr>
            <w:r>
              <w:rPr>
                <w:rFonts w:ascii="Aptos" w:hAnsi="Aptos"/>
                <w:i/>
                <w:color w:val="555555"/>
                <w:sz w:val="14"/>
              </w:rPr>
              <w:t>Multi-country employment ecosystems, climate transitions, national digital agriculture systems</w:t>
            </w:r>
          </w:p>
          <w:p w:rsidR="00036239" w:rsidRDefault="00111048" w14:paraId="60C5C38C" w14:textId="77777777">
            <w:pPr>
              <w:spacing w:after="50"/>
            </w:pPr>
            <w:r>
              <w:rPr>
                <w:rFonts w:ascii="Aptos" w:hAnsi="Aptos"/>
                <w:b/>
                <w:color w:val="1B7F7A"/>
                <w:sz w:val="14"/>
              </w:rPr>
              <w:t xml:space="preserve">MEAL helps you: </w:t>
            </w:r>
            <w:r>
              <w:rPr>
                <w:rFonts w:ascii="Aptos" w:hAnsi="Aptos"/>
                <w:color w:val="243746"/>
                <w:sz w:val="14"/>
              </w:rPr>
              <w:t>Operate an integrated monitoring system with persistent identifiers; monitor jobs, income, yield, market participation, GHG emissions, water and climate resilience at high frequency; support adaptive management</w:t>
            </w:r>
          </w:p>
          <w:p w:rsidR="00036239" w:rsidRDefault="00111048" w14:paraId="1DEBBDFC" w14:textId="77777777">
            <w:pPr>
              <w:spacing w:after="50"/>
            </w:pPr>
            <w:r>
              <w:rPr>
                <w:rFonts w:ascii="Aptos" w:hAnsi="Aptos"/>
                <w:b/>
                <w:color w:val="1B7F7A"/>
                <w:sz w:val="14"/>
              </w:rPr>
              <w:t xml:space="preserve">You contribute: </w:t>
            </w:r>
            <w:r>
              <w:rPr>
                <w:rFonts w:ascii="Aptos" w:hAnsi="Aptos"/>
                <w:color w:val="243746"/>
                <w:sz w:val="14"/>
              </w:rPr>
              <w:t>Multi-country, multi-actor transformation data; participation in the design of the data architecture</w:t>
            </w:r>
          </w:p>
          <w:p w:rsidR="00036239" w:rsidRDefault="00111048" w14:paraId="77E42424" w14:textId="77777777">
            <w:pPr>
              <w:spacing w:after="50"/>
            </w:pPr>
            <w:r>
              <w:rPr>
                <w:rFonts w:ascii="Aptos" w:hAnsi="Aptos"/>
                <w:b/>
                <w:color w:val="1B7F7A"/>
                <w:sz w:val="14"/>
              </w:rPr>
              <w:t xml:space="preserve">MEAL delivers: </w:t>
            </w:r>
            <w:r>
              <w:rPr>
                <w:rFonts w:ascii="Aptos" w:hAnsi="Aptos"/>
                <w:color w:val="243746"/>
                <w:sz w:val="14"/>
              </w:rPr>
              <w:t>Integrated monitoring combining mobile/web, satellite, sensor and transactional data; outcome studies and contribution analysis; advanced analytics and investor reporting</w:t>
            </w:r>
          </w:p>
          <w:p w:rsidR="00036239" w:rsidRDefault="00111048" w14:paraId="064B70BE" w14:textId="77777777">
            <w:pPr>
              <w:spacing w:after="50"/>
            </w:pPr>
            <w:r>
              <w:rPr>
                <w:rFonts w:ascii="Aptos" w:hAnsi="Aptos"/>
                <w:b/>
                <w:color w:val="1B4F2A"/>
                <w:sz w:val="14"/>
              </w:rPr>
              <w:t>Budget: Co-designed from the proposal stage</w:t>
            </w:r>
          </w:p>
        </w:tc>
        <w:tc>
          <w:tcPr>
            <w:tcW w:w="2850" w:type="dxa"/>
            <w:tcMar>
              <w:top w:w="70" w:type="dxa"/>
              <w:left w:w="90" w:type="dxa"/>
              <w:bottom w:w="70" w:type="dxa"/>
              <w:right w:w="90" w:type="dxa"/>
            </w:tcMar>
          </w:tcPr>
          <w:p w:rsidR="00036239" w:rsidRDefault="00111048" w14:paraId="1730DFA6" w14:textId="77777777">
            <w:pPr>
              <w:spacing w:after="50"/>
            </w:pPr>
            <w:r>
              <w:rPr>
                <w:rFonts w:ascii="Aptos" w:hAnsi="Aptos"/>
                <w:i/>
                <w:color w:val="555555"/>
                <w:sz w:val="14"/>
              </w:rPr>
              <w:t>Global flagship programs for agrifood system transformation covering employment ecosystems, climate transitions, policy integration and digital agriculture at scale</w:t>
            </w:r>
          </w:p>
          <w:p w:rsidR="00036239" w:rsidRDefault="00111048" w14:paraId="4900A6BD" w14:textId="77777777">
            <w:pPr>
              <w:spacing w:after="50"/>
            </w:pPr>
            <w:r>
              <w:rPr>
                <w:rFonts w:ascii="Aptos" w:hAnsi="Aptos"/>
                <w:b/>
                <w:color w:val="1B7F7A"/>
                <w:sz w:val="14"/>
              </w:rPr>
              <w:t xml:space="preserve">MEAL helps you: </w:t>
            </w:r>
            <w:r>
              <w:rPr>
                <w:rFonts w:ascii="Aptos" w:hAnsi="Aptos"/>
                <w:color w:val="243746"/>
                <w:sz w:val="14"/>
              </w:rPr>
              <w:t>Operate integrated monitoring across countries and program components; monitor jobs, income, yield, markets, GHG emissions, water and resilience in near real time; support decisions by portfolio managers and investors</w:t>
            </w:r>
          </w:p>
          <w:p w:rsidR="00036239" w:rsidRDefault="00111048" w14:paraId="39098CC8" w14:textId="77777777">
            <w:pPr>
              <w:spacing w:after="50"/>
            </w:pPr>
            <w:r>
              <w:rPr>
                <w:rFonts w:ascii="Aptos" w:hAnsi="Aptos"/>
                <w:b/>
                <w:color w:val="1B7F7A"/>
                <w:sz w:val="14"/>
              </w:rPr>
              <w:t xml:space="preserve">You contribute: </w:t>
            </w:r>
            <w:r>
              <w:rPr>
                <w:rFonts w:ascii="Aptos" w:hAnsi="Aptos"/>
                <w:color w:val="243746"/>
                <w:sz w:val="14"/>
              </w:rPr>
              <w:t>Data from all program components and partner institutions; participation in governance frameworks</w:t>
            </w:r>
          </w:p>
          <w:p w:rsidR="00036239" w:rsidRDefault="00111048" w14:paraId="3E6AB29E" w14:textId="77777777">
            <w:pPr>
              <w:spacing w:after="50"/>
            </w:pPr>
            <w:r>
              <w:rPr>
                <w:rFonts w:ascii="Aptos" w:hAnsi="Aptos"/>
                <w:b/>
                <w:color w:val="1B7F7A"/>
                <w:sz w:val="14"/>
              </w:rPr>
              <w:t xml:space="preserve">MEAL delivers: </w:t>
            </w:r>
            <w:r>
              <w:rPr>
                <w:rFonts w:ascii="Aptos" w:hAnsi="Aptos"/>
                <w:color w:val="243746"/>
                <w:sz w:val="14"/>
              </w:rPr>
              <w:t>Global monitoring system across all components; impact evaluation and contribution analysis; system-level, PRMS and investor reporting</w:t>
            </w:r>
          </w:p>
          <w:p w:rsidR="00036239" w:rsidRDefault="00111048" w14:paraId="1E5328B3" w14:textId="77777777">
            <w:pPr>
              <w:spacing w:after="50"/>
            </w:pPr>
            <w:r>
              <w:rPr>
                <w:rFonts w:ascii="Aptos" w:hAnsi="Aptos"/>
                <w:b/>
                <w:color w:val="1B4F2A"/>
                <w:sz w:val="14"/>
              </w:rPr>
              <w:t xml:space="preserve">Budget: Co-designed from the proposal stage; </w:t>
            </w:r>
          </w:p>
        </w:tc>
      </w:tr>
    </w:tbl>
    <w:p w:rsidR="00365275" w:rsidRDefault="00365275" w14:paraId="62A8173B" w14:textId="77777777"/>
    <w:sectPr w:rsidR="00365275">
      <w:headerReference w:type="default" r:id="rId15"/>
      <w:footerReference w:type="default" r:id="rId16"/>
      <w:pgSz w:w="15840" w:h="12240" w:orient="landscape"/>
      <w:pgMar w:top="1080" w:right="1260" w:bottom="1080" w:left="126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UM" w:author="UR-RAHMAN, Md.Syed  (CIMMYT)" w:date="2026-10-01T11:21:00Z" w:id="5">
    <w:p w:rsidR="00FE3B39" w:rsidRDefault="00FE3B39" w14:paraId="237D5F1E" w14:textId="7A9BC781">
      <w:pPr>
        <w:pStyle w:val="CommentText"/>
      </w:pPr>
      <w:r>
        <w:rPr>
          <w:rStyle w:val="CommentReference"/>
        </w:rPr>
        <w:annotationRef/>
      </w:r>
      <w:r w:rsidRPr="32E001F0">
        <w:t>A cros</w:t>
      </w:r>
      <w:r w:rsidRPr="32E001F0">
        <w:t>s-cutting tier needs to be added, Timeliness- meaning collecting and aggregating the data based on crop seasons and/or calendar years to ensure the data consistency while aggregating at different level.</w:t>
      </w:r>
    </w:p>
  </w:comment>
  <w:comment w:initials="AG" w:author="GARDEAZABAL MONSALVE, Andrea  (CIMMYT)" w:date="2026-10-01T15:39:00Z" w:id="6">
    <w:p w:rsidR="00BA7D40" w:rsidP="00BA7D40" w:rsidRDefault="00BA7D40" w14:paraId="25F0F010" w14:textId="77777777">
      <w:pPr>
        <w:pStyle w:val="CommentText"/>
      </w:pPr>
      <w:r>
        <w:rPr>
          <w:rStyle w:val="CommentReference"/>
        </w:rPr>
        <w:annotationRef/>
      </w:r>
      <w:r>
        <w:t>Timeliness is not a data process. Time/frequency is a characteristic of the data and measurement design, together with resolution, unit of analysis and reference period among others. That’s why it is included under QA/aggregation.</w:t>
      </w:r>
    </w:p>
  </w:comment>
  <w:comment w:initials="UM" w:author="UR-RAHMAN, Md.Syed  (CIMMYT)" w:date="2026-10-01T11:25:00Z" w:id="11">
    <w:p w:rsidR="00FE3B39" w:rsidRDefault="00FE3B39" w14:paraId="144B354D" w14:textId="0F1328A2">
      <w:pPr>
        <w:pStyle w:val="CommentText"/>
      </w:pPr>
      <w:r>
        <w:rPr>
          <w:rStyle w:val="CommentReference"/>
        </w:rPr>
        <w:annotationRef/>
      </w:r>
      <w:r w:rsidRPr="6FABDEC4">
        <w:t>Could be marked as Human wellbeing and Peace, food is at the core of ensurin</w:t>
      </w:r>
      <w:r w:rsidRPr="6FABDEC4">
        <w:t xml:space="preserve">g peace. </w:t>
      </w:r>
    </w:p>
  </w:comment>
  <w:comment w:initials="UM" w:author="UR-RAHMAN, Md.Syed  (CIMMYT)" w:date="2026-10-01T11:33:00Z" w:id="14">
    <w:p w:rsidR="00FE3B39" w:rsidRDefault="00FE3B39" w14:paraId="6FB9FE4C" w14:textId="0FECE5A5">
      <w:pPr>
        <w:pStyle w:val="CommentText"/>
      </w:pPr>
      <w:r>
        <w:rPr>
          <w:rStyle w:val="CommentReference"/>
        </w:rPr>
        <w:annotationRef/>
      </w:r>
      <w:r w:rsidRPr="3ADEEE51">
        <w:t>please revisit the layers!!</w:t>
      </w:r>
    </w:p>
  </w:comment>
  <w:comment w:initials="AG" w:author="GARDEAZABAL MONSALVE, Andrea  (CIMMYT)" w:date="2026-10-01T15:34:00Z" w:id="15">
    <w:p w:rsidR="00937E73" w:rsidP="00937E73" w:rsidRDefault="00937E73" w14:paraId="4FD96F83" w14:textId="77777777">
      <w:pPr>
        <w:pStyle w:val="CommentText"/>
      </w:pPr>
      <w:r>
        <w:rPr>
          <w:rStyle w:val="CommentReference"/>
        </w:rPr>
        <w:annotationRef/>
      </w:r>
      <w:r>
        <w:t>Please clarify your comment. Thanks.</w:t>
      </w:r>
    </w:p>
  </w:comment>
  <w:comment w:initials="UM" w:author="UR-RAHMAN, Md.Syed  (CIMMYT)" w:date="2026-10-01T15:37:00Z" w:id="16">
    <w:p w:rsidR="00545CBC" w:rsidRDefault="00545CBC" w14:paraId="433ABB61" w14:textId="3BD62692">
      <w:pPr>
        <w:pStyle w:val="CommentText"/>
      </w:pPr>
      <w:r>
        <w:rPr>
          <w:rStyle w:val="CommentReference"/>
        </w:rPr>
        <w:annotationRef/>
      </w:r>
      <w:r w:rsidRPr="26B4B0C3">
        <w:t>Clarified in a comment below and you replied to check with HR.</w:t>
      </w:r>
    </w:p>
  </w:comment>
  <w:comment w:initials="UM" w:author="UR-RAHMAN, Md.Syed  (CIMMYT)" w:date="2026-10-01T11:37:00Z" w:id="17">
    <w:p w:rsidR="00FE3B39" w:rsidRDefault="00FE3B39" w14:paraId="43EA8ED2" w14:textId="5C47171B">
      <w:pPr>
        <w:pStyle w:val="CommentText"/>
      </w:pPr>
      <w:r>
        <w:rPr>
          <w:rStyle w:val="CommentReference"/>
        </w:rPr>
        <w:annotationRef/>
      </w:r>
      <w:r w:rsidRPr="27446A28">
        <w:t>Accountability is an operational process while Evaluation is post process; I recommend keeping Accountability under Pillar 1, as this is the key to feedback mechanism for the ongoing projects/programs.</w:t>
      </w:r>
    </w:p>
  </w:comment>
  <w:comment w:initials="AG" w:author="GARDEAZABAL MONSALVE, Andrea  (CIMMYT)" w:date="2026-10-01T15:47:00Z" w:id="18">
    <w:p w:rsidR="00805E67" w:rsidP="00805E67" w:rsidRDefault="00805E67" w14:paraId="1228243D" w14:textId="77777777">
      <w:pPr>
        <w:pStyle w:val="CommentText"/>
      </w:pPr>
      <w:r>
        <w:rPr>
          <w:rStyle w:val="CommentReference"/>
        </w:rPr>
        <w:annotationRef/>
      </w:r>
      <w:r>
        <w:t>As described above, accountability is broader than an operational project process. It runs in four directions: investors and partners, farmers and communities, the scientific community/CGIAR, and internally. For that reason, I would keep it linked to Evaluation &amp; Learning, while making sure project-level feedback mechanisms are built in from the design stage.</w:t>
      </w:r>
    </w:p>
  </w:comment>
  <w:comment w:initials="UM" w:author="UR-RAHMAN, Md.Syed  (CIMMYT)" w:date="2026-10-01T11:40:00Z" w:id="19">
    <w:p w:rsidR="00FE3B39" w:rsidRDefault="00FE3B39" w14:paraId="78B87758" w14:textId="0B850DDA">
      <w:pPr>
        <w:pStyle w:val="CommentText"/>
      </w:pPr>
      <w:r>
        <w:rPr>
          <w:rStyle w:val="CommentReference"/>
        </w:rPr>
        <w:annotationRef/>
      </w:r>
      <w:r w:rsidRPr="4B7226DD">
        <w:t>i would suggest reviewing it; this need to be directly supervised by Pillar A, as they will be trained, capacitated and implement the concept directly form the pillar A.</w:t>
      </w:r>
    </w:p>
  </w:comment>
  <w:comment w:initials="AG" w:author="GARDEAZABAL MONSALVE, Andrea  (CIMMYT)" w:date="2026-10-01T15:33:00Z" w:id="20">
    <w:p w:rsidR="0021688E" w:rsidP="0021688E" w:rsidRDefault="0021688E" w14:paraId="5EEA26D5" w14:textId="77777777">
      <w:pPr>
        <w:pStyle w:val="CommentText"/>
      </w:pPr>
      <w:r>
        <w:rPr>
          <w:rStyle w:val="CommentReference"/>
        </w:rPr>
        <w:annotationRef/>
      </w:r>
      <w:r>
        <w:t xml:space="preserve">This will be reviewed with HR as per TORs and operations and will be adjusted accordingly. </w:t>
      </w:r>
    </w:p>
  </w:comment>
  <w:comment w:initials="UM" w:author="UR-RAHMAN, Md.Syed  (CIMMYT)" w:date="2026-10-01T11:42:00Z" w:id="21">
    <w:p w:rsidR="00FE3B39" w:rsidRDefault="00FE3B39" w14:paraId="51B9F9A7" w14:textId="06BC7696">
      <w:pPr>
        <w:pStyle w:val="CommentText"/>
      </w:pPr>
      <w:r>
        <w:rPr>
          <w:rStyle w:val="CommentReference"/>
        </w:rPr>
        <w:annotationRef/>
      </w:r>
      <w:r w:rsidRPr="5FF18134">
        <w:t>Why 280 k? Why not 300k? Round up could look it bett</w:t>
      </w:r>
      <w:r w:rsidRPr="5FF18134">
        <w:t>er :)</w:t>
      </w:r>
    </w:p>
  </w:comment>
  <w:comment w:initials="AG" w:author="GARDEAZABAL MONSALVE, Andrea  (CIMMYT)" w:date="2026-10-01T15:31:00Z" w:id="22">
    <w:p w:rsidR="001E4BE6" w:rsidP="001E4BE6" w:rsidRDefault="001E4BE6" w14:paraId="6195CB95" w14:textId="77777777">
      <w:pPr>
        <w:pStyle w:val="CommentText"/>
      </w:pPr>
      <w:r>
        <w:rPr>
          <w:rStyle w:val="CommentReference"/>
        </w:rPr>
        <w:annotationRef/>
      </w:r>
      <w:r>
        <w:t>These are CIMMYT’s official categories.</w:t>
      </w:r>
    </w:p>
  </w:comment>
</w:comments>
</file>

<file path=word/commentsExtended.xml><?xml version="1.0" encoding="utf-8"?>
<w15:commentsEx xmlns:mc="http://schemas.openxmlformats.org/markup-compatibility/2006" xmlns:w15="http://schemas.microsoft.com/office/word/2012/wordml" mc:Ignorable="w15">
  <w15:commentEx w15:done="1" w15:paraId="237D5F1E"/>
  <w15:commentEx w15:done="1" w15:paraId="25F0F010" w15:paraIdParent="237D5F1E"/>
  <w15:commentEx w15:done="0" w15:paraId="144B354D"/>
  <w15:commentEx w15:done="1" w15:paraId="6FB9FE4C"/>
  <w15:commentEx w15:done="1" w15:paraId="4FD96F83" w15:paraIdParent="6FB9FE4C"/>
  <w15:commentEx w15:done="1" w15:paraId="433ABB61" w15:paraIdParent="6FB9FE4C"/>
  <w15:commentEx w15:done="1" w15:paraId="43EA8ED2"/>
  <w15:commentEx w15:done="1" w15:paraId="1228243D" w15:paraIdParent="43EA8ED2"/>
  <w15:commentEx w15:done="1" w15:paraId="78B87758"/>
  <w15:commentEx w15:done="1" w15:paraId="5EEA26D5" w15:paraIdParent="78B87758"/>
  <w15:commentEx w15:done="1" w15:paraId="51B9F9A7"/>
  <w15:commentEx w15:done="1" w15:paraId="6195CB95" w15:paraIdParent="51B9F9A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8C4244F" w16cex:dateUtc="2026-10-01T17:21:00Z"/>
  <w16cex:commentExtensible w16cex:durableId="12BEFB15" w16cex:dateUtc="2026-10-01T21:39:00Z"/>
  <w16cex:commentExtensible w16cex:durableId="7E54B564" w16cex:dateUtc="2026-10-01T17:25:00Z">
    <w16cex:extLst>
      <w16:ext w16:uri="{CE6994B0-6A32-4C9F-8C6B-6E91EDA988CE}">
        <cr:reactions xmlns:cr="http://schemas.microsoft.com/office/comments/2020/reactions">
          <cr:reaction reactionType="1">
            <cr:reactionInfo dateUtc="2026-10-01T21:34:46Z">
              <cr:user userId="S::A.GARDEAZABAL@cimmyt.org::ff8bfaf5-2cf3-43fd-9c07-7992188e6cd4" userProvider="AD" userName="GARDEAZABAL MONSALVE, Andrea  (CIMMYT)"/>
            </cr:reactionInfo>
          </cr:reaction>
        </cr:reactions>
      </w16:ext>
    </w16cex:extLst>
  </w16cex:commentExtensible>
  <w16cex:commentExtensible w16cex:durableId="65962452" w16cex:dateUtc="2026-10-01T17:33:00Z"/>
  <w16cex:commentExtensible w16cex:durableId="1CF4231C" w16cex:dateUtc="2026-10-01T21:34:00Z"/>
  <w16cex:commentExtensible w16cex:durableId="214A7D8D" w16cex:dateUtc="2026-10-01T21:37:00Z"/>
  <w16cex:commentExtensible w16cex:durableId="27C3CEE9" w16cex:dateUtc="2026-10-01T17:37:00Z"/>
  <w16cex:commentExtensible w16cex:durableId="2760D4AA" w16cex:dateUtc="2026-10-01T21:47:00Z"/>
  <w16cex:commentExtensible w16cex:durableId="451000F9" w16cex:dateUtc="2026-10-01T17:40:00Z"/>
  <w16cex:commentExtensible w16cex:durableId="1F597208" w16cex:dateUtc="2026-10-01T21:33:00Z"/>
  <w16cex:commentExtensible w16cex:durableId="2D2EE958" w16cex:dateUtc="2026-10-01T17:42:00Z">
    <w16cex:extLst>
      <w16:ext w16:uri="{CE6994B0-6A32-4C9F-8C6B-6E91EDA988CE}">
        <cr:reactions xmlns:cr="http://schemas.microsoft.com/office/comments/2020/reactions">
          <cr:reaction reactionType="1">
            <cr:reactionInfo dateUtc="2026-10-01T21:36:15Z">
              <cr:user userId="S::syed-ur.rahman@cimmyt.org::7df86852-9e23-44e5-b996-99882fff07f4" userProvider="AD" userName="UR-RAHMAN, Md.Syed  (CIMMYT)"/>
            </cr:reactionInfo>
          </cr:reaction>
        </cr:reactions>
      </w16:ext>
    </w16cex:extLst>
  </w16cex:commentExtensible>
  <w16cex:commentExtensible w16cex:durableId="036C0596" w16cex:dateUtc="2026-10-01T21:31:00Z"/>
</w16cex:commentsExtensible>
</file>

<file path=word/commentsIds.xml><?xml version="1.0" encoding="utf-8"?>
<w16cid:commentsIds xmlns:mc="http://schemas.openxmlformats.org/markup-compatibility/2006" xmlns:w16cid="http://schemas.microsoft.com/office/word/2016/wordml/cid" mc:Ignorable="w16cid">
  <w16cid:commentId w16cid:paraId="237D5F1E" w16cid:durableId="18C4244F"/>
  <w16cid:commentId w16cid:paraId="25F0F010" w16cid:durableId="12BEFB15"/>
  <w16cid:commentId w16cid:paraId="144B354D" w16cid:durableId="7E54B564"/>
  <w16cid:commentId w16cid:paraId="6FB9FE4C" w16cid:durableId="65962452"/>
  <w16cid:commentId w16cid:paraId="4FD96F83" w16cid:durableId="1CF4231C"/>
  <w16cid:commentId w16cid:paraId="433ABB61" w16cid:durableId="214A7D8D"/>
  <w16cid:commentId w16cid:paraId="43EA8ED2" w16cid:durableId="27C3CEE9"/>
  <w16cid:commentId w16cid:paraId="1228243D" w16cid:durableId="2760D4AA"/>
  <w16cid:commentId w16cid:paraId="78B87758" w16cid:durableId="451000F9"/>
  <w16cid:commentId w16cid:paraId="5EEA26D5" w16cid:durableId="1F597208"/>
  <w16cid:commentId w16cid:paraId="51B9F9A7" w16cid:durableId="2D2EE958"/>
  <w16cid:commentId w16cid:paraId="6195CB95" w16cid:durableId="036C05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3B39" w:rsidRDefault="00FE3B39" w14:paraId="173C777A" w14:textId="77777777">
      <w:r>
        <w:separator/>
      </w:r>
    </w:p>
  </w:endnote>
  <w:endnote w:type="continuationSeparator" w:id="0">
    <w:p w:rsidR="00FE3B39" w:rsidRDefault="00FE3B39" w14:paraId="39CF441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7383" w:rsidRDefault="005010ED" w14:paraId="04ABA764" w14:textId="77777777">
    <w:pPr>
      <w:jc w:val="right"/>
    </w:pPr>
    <w:r>
      <w:rPr>
        <w:color w:val="999999"/>
        <w:sz w:val="16"/>
        <w:szCs w:val="16"/>
      </w:rPr>
      <w:t xml:space="preserve">CIMMYT MEAL Framework  |  </w:t>
    </w:r>
    <w:r>
      <w:rPr>
        <w:color w:val="999999"/>
        <w:sz w:val="16"/>
        <w:szCs w:val="16"/>
      </w:rPr>
      <w:fldChar w:fldCharType="begin"/>
    </w:r>
    <w:r>
      <w:rPr>
        <w:color w:val="999999"/>
        <w:sz w:val="16"/>
        <w:szCs w:val="16"/>
      </w:rPr>
      <w:instrText>PAGE</w:instrText>
    </w:r>
    <w:r>
      <w:rPr>
        <w:color w:val="999999"/>
        <w:sz w:val="16"/>
        <w:szCs w:val="16"/>
      </w:rPr>
      <w:fldChar w:fldCharType="separate"/>
    </w:r>
    <w:r w:rsidR="00FB11E1">
      <w:rPr>
        <w:noProof/>
        <w:color w:val="999999"/>
        <w:sz w:val="16"/>
        <w:szCs w:val="16"/>
      </w:rPr>
      <w:t>2</w:t>
    </w:r>
    <w:r>
      <w:rPr>
        <w:color w:val="99999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7383" w:rsidRDefault="005010ED" w14:paraId="7482443D" w14:textId="77777777">
    <w:pPr>
      <w:jc w:val="right"/>
    </w:pPr>
    <w:r>
      <w:rPr>
        <w:color w:val="999999"/>
        <w:sz w:val="16"/>
        <w:szCs w:val="16"/>
      </w:rPr>
      <w:t xml:space="preserve">CIMMYT MEAL Framework  |  </w:t>
    </w:r>
    <w:r>
      <w:rPr>
        <w:color w:val="999999"/>
        <w:sz w:val="16"/>
        <w:szCs w:val="16"/>
      </w:rPr>
      <w:fldChar w:fldCharType="begin"/>
    </w:r>
    <w:r>
      <w:rPr>
        <w:color w:val="999999"/>
        <w:sz w:val="16"/>
        <w:szCs w:val="16"/>
      </w:rPr>
      <w:instrText>PAGE</w:instrText>
    </w:r>
    <w:r>
      <w:rPr>
        <w:color w:val="999999"/>
        <w:sz w:val="16"/>
        <w:szCs w:val="16"/>
      </w:rPr>
      <w:fldChar w:fldCharType="separate"/>
    </w:r>
    <w:r w:rsidR="00FB11E1">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3B39" w:rsidRDefault="00FE3B39" w14:paraId="3F7D08E1" w14:textId="77777777">
      <w:r>
        <w:separator/>
      </w:r>
    </w:p>
  </w:footnote>
  <w:footnote w:type="continuationSeparator" w:id="0">
    <w:p w:rsidR="00FE3B39" w:rsidRDefault="00FE3B39" w14:paraId="0633A29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7383" w:rsidRDefault="005010ED" w14:paraId="58A2EC8F" w14:textId="77777777">
    <w:pPr>
      <w:jc w:val="right"/>
    </w:pPr>
    <w:r>
      <w:rPr>
        <w:color w:val="CCCCCC"/>
        <w:sz w:val="16"/>
        <w:szCs w:val="16"/>
      </w:rPr>
      <w:t>CIMMYT MEAL Framework  ·  2026–2030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7383" w:rsidRDefault="005010ED" w14:paraId="0D87AB0C" w14:textId="77777777">
    <w:pPr>
      <w:jc w:val="right"/>
    </w:pPr>
    <w:r>
      <w:rPr>
        <w:color w:val="CCCCCC"/>
        <w:sz w:val="16"/>
        <w:szCs w:val="16"/>
      </w:rPr>
      <w:t>CIMMYT MEAL Framework  ·  2026–2030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8F7"/>
    <w:multiLevelType w:val="multilevel"/>
    <w:tmpl w:val="1FA2D0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EA20104"/>
    <w:multiLevelType w:val="hybridMultilevel"/>
    <w:tmpl w:val="456A3F90"/>
    <w:lvl w:ilvl="0" w:tplc="FE2C90B0">
      <w:start w:val="1"/>
      <w:numFmt w:val="bullet"/>
      <w:lvlText w:val="●"/>
      <w:lvlJc w:val="left"/>
      <w:pPr>
        <w:ind w:left="720" w:hanging="360"/>
      </w:pPr>
    </w:lvl>
    <w:lvl w:ilvl="1" w:tplc="41D013BC">
      <w:start w:val="1"/>
      <w:numFmt w:val="bullet"/>
      <w:lvlText w:val="○"/>
      <w:lvlJc w:val="left"/>
      <w:pPr>
        <w:ind w:left="1440" w:hanging="360"/>
      </w:pPr>
    </w:lvl>
    <w:lvl w:ilvl="2" w:tplc="65EC9834">
      <w:start w:val="1"/>
      <w:numFmt w:val="bullet"/>
      <w:lvlText w:val="■"/>
      <w:lvlJc w:val="left"/>
      <w:pPr>
        <w:ind w:left="2160" w:hanging="360"/>
      </w:pPr>
    </w:lvl>
    <w:lvl w:ilvl="3" w:tplc="A2BED6D2">
      <w:start w:val="1"/>
      <w:numFmt w:val="bullet"/>
      <w:lvlText w:val="●"/>
      <w:lvlJc w:val="left"/>
      <w:pPr>
        <w:ind w:left="2880" w:hanging="360"/>
      </w:pPr>
    </w:lvl>
    <w:lvl w:ilvl="4" w:tplc="F5E4B7F2">
      <w:start w:val="1"/>
      <w:numFmt w:val="bullet"/>
      <w:lvlText w:val="○"/>
      <w:lvlJc w:val="left"/>
      <w:pPr>
        <w:ind w:left="3600" w:hanging="360"/>
      </w:pPr>
    </w:lvl>
    <w:lvl w:ilvl="5" w:tplc="3ADEDFDA">
      <w:start w:val="1"/>
      <w:numFmt w:val="bullet"/>
      <w:lvlText w:val="■"/>
      <w:lvlJc w:val="left"/>
      <w:pPr>
        <w:ind w:left="4320" w:hanging="360"/>
      </w:pPr>
    </w:lvl>
    <w:lvl w:ilvl="6" w:tplc="4D566F60">
      <w:start w:val="1"/>
      <w:numFmt w:val="bullet"/>
      <w:lvlText w:val="●"/>
      <w:lvlJc w:val="left"/>
      <w:pPr>
        <w:ind w:left="5040" w:hanging="360"/>
      </w:pPr>
    </w:lvl>
    <w:lvl w:ilvl="7" w:tplc="39B667D4">
      <w:start w:val="1"/>
      <w:numFmt w:val="bullet"/>
      <w:lvlText w:val="●"/>
      <w:lvlJc w:val="left"/>
      <w:pPr>
        <w:ind w:left="5760" w:hanging="360"/>
      </w:pPr>
    </w:lvl>
    <w:lvl w:ilvl="8" w:tplc="CE228962">
      <w:start w:val="1"/>
      <w:numFmt w:val="bullet"/>
      <w:lvlText w:val="●"/>
      <w:lvlJc w:val="left"/>
      <w:pPr>
        <w:ind w:left="6480" w:hanging="360"/>
      </w:pPr>
    </w:lvl>
  </w:abstractNum>
  <w:abstractNum w:abstractNumId="2" w15:restartNumberingAfterBreak="0">
    <w:nsid w:val="11DE300D"/>
    <w:multiLevelType w:val="multilevel"/>
    <w:tmpl w:val="2FD8E0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4EF5A1D"/>
    <w:multiLevelType w:val="hybridMultilevel"/>
    <w:tmpl w:val="890E803A"/>
    <w:lvl w:ilvl="0" w:tplc="04090001">
      <w:start w:val="1"/>
      <w:numFmt w:val="bullet"/>
      <w:lvlText w:val=""/>
      <w:lvlJc w:val="left"/>
      <w:pPr>
        <w:ind w:left="880" w:hanging="360"/>
      </w:pPr>
      <w:rPr>
        <w:rFonts w:hint="default" w:ascii="Symbol" w:hAnsi="Symbol"/>
      </w:rPr>
    </w:lvl>
    <w:lvl w:ilvl="1" w:tplc="04090003" w:tentative="1">
      <w:start w:val="1"/>
      <w:numFmt w:val="bullet"/>
      <w:lvlText w:val="o"/>
      <w:lvlJc w:val="left"/>
      <w:pPr>
        <w:ind w:left="1600" w:hanging="360"/>
      </w:pPr>
      <w:rPr>
        <w:rFonts w:hint="default" w:ascii="Courier New" w:hAnsi="Courier New" w:cs="Courier New"/>
      </w:rPr>
    </w:lvl>
    <w:lvl w:ilvl="2" w:tplc="04090005" w:tentative="1">
      <w:start w:val="1"/>
      <w:numFmt w:val="bullet"/>
      <w:lvlText w:val=""/>
      <w:lvlJc w:val="left"/>
      <w:pPr>
        <w:ind w:left="2320" w:hanging="360"/>
      </w:pPr>
      <w:rPr>
        <w:rFonts w:hint="default" w:ascii="Wingdings" w:hAnsi="Wingdings"/>
      </w:rPr>
    </w:lvl>
    <w:lvl w:ilvl="3" w:tplc="04090001" w:tentative="1">
      <w:start w:val="1"/>
      <w:numFmt w:val="bullet"/>
      <w:lvlText w:val=""/>
      <w:lvlJc w:val="left"/>
      <w:pPr>
        <w:ind w:left="3040" w:hanging="360"/>
      </w:pPr>
      <w:rPr>
        <w:rFonts w:hint="default" w:ascii="Symbol" w:hAnsi="Symbol"/>
      </w:rPr>
    </w:lvl>
    <w:lvl w:ilvl="4" w:tplc="04090003" w:tentative="1">
      <w:start w:val="1"/>
      <w:numFmt w:val="bullet"/>
      <w:lvlText w:val="o"/>
      <w:lvlJc w:val="left"/>
      <w:pPr>
        <w:ind w:left="3760" w:hanging="360"/>
      </w:pPr>
      <w:rPr>
        <w:rFonts w:hint="default" w:ascii="Courier New" w:hAnsi="Courier New" w:cs="Courier New"/>
      </w:rPr>
    </w:lvl>
    <w:lvl w:ilvl="5" w:tplc="04090005" w:tentative="1">
      <w:start w:val="1"/>
      <w:numFmt w:val="bullet"/>
      <w:lvlText w:val=""/>
      <w:lvlJc w:val="left"/>
      <w:pPr>
        <w:ind w:left="4480" w:hanging="360"/>
      </w:pPr>
      <w:rPr>
        <w:rFonts w:hint="default" w:ascii="Wingdings" w:hAnsi="Wingdings"/>
      </w:rPr>
    </w:lvl>
    <w:lvl w:ilvl="6" w:tplc="04090001" w:tentative="1">
      <w:start w:val="1"/>
      <w:numFmt w:val="bullet"/>
      <w:lvlText w:val=""/>
      <w:lvlJc w:val="left"/>
      <w:pPr>
        <w:ind w:left="5200" w:hanging="360"/>
      </w:pPr>
      <w:rPr>
        <w:rFonts w:hint="default" w:ascii="Symbol" w:hAnsi="Symbol"/>
      </w:rPr>
    </w:lvl>
    <w:lvl w:ilvl="7" w:tplc="04090003" w:tentative="1">
      <w:start w:val="1"/>
      <w:numFmt w:val="bullet"/>
      <w:lvlText w:val="o"/>
      <w:lvlJc w:val="left"/>
      <w:pPr>
        <w:ind w:left="5920" w:hanging="360"/>
      </w:pPr>
      <w:rPr>
        <w:rFonts w:hint="default" w:ascii="Courier New" w:hAnsi="Courier New" w:cs="Courier New"/>
      </w:rPr>
    </w:lvl>
    <w:lvl w:ilvl="8" w:tplc="04090005" w:tentative="1">
      <w:start w:val="1"/>
      <w:numFmt w:val="bullet"/>
      <w:lvlText w:val=""/>
      <w:lvlJc w:val="left"/>
      <w:pPr>
        <w:ind w:left="6640" w:hanging="360"/>
      </w:pPr>
      <w:rPr>
        <w:rFonts w:hint="default" w:ascii="Wingdings" w:hAnsi="Wingdings"/>
      </w:rPr>
    </w:lvl>
  </w:abstractNum>
  <w:abstractNum w:abstractNumId="4" w15:restartNumberingAfterBreak="0">
    <w:nsid w:val="26A306DA"/>
    <w:multiLevelType w:val="multilevel"/>
    <w:tmpl w:val="117642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81A387D"/>
    <w:multiLevelType w:val="multilevel"/>
    <w:tmpl w:val="99C48D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CE43C2D"/>
    <w:multiLevelType w:val="multilevel"/>
    <w:tmpl w:val="76B8E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7A60D8"/>
    <w:multiLevelType w:val="multilevel"/>
    <w:tmpl w:val="F79A76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B0F1966"/>
    <w:multiLevelType w:val="multilevel"/>
    <w:tmpl w:val="018217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86F1824"/>
    <w:multiLevelType w:val="multilevel"/>
    <w:tmpl w:val="B0206B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CFE7B30"/>
    <w:multiLevelType w:val="multilevel"/>
    <w:tmpl w:val="49CCA1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D8943E7"/>
    <w:multiLevelType w:val="multilevel"/>
    <w:tmpl w:val="7DAED9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55662795">
    <w:abstractNumId w:val="1"/>
    <w:lvlOverride w:ilvl="0">
      <w:startOverride w:val="1"/>
    </w:lvlOverride>
  </w:num>
  <w:num w:numId="2" w16cid:durableId="1519848125">
    <w:abstractNumId w:val="3"/>
  </w:num>
  <w:num w:numId="3" w16cid:durableId="9570858">
    <w:abstractNumId w:val="6"/>
  </w:num>
  <w:num w:numId="4" w16cid:durableId="1090157725">
    <w:abstractNumId w:val="2"/>
  </w:num>
  <w:num w:numId="5" w16cid:durableId="55978956">
    <w:abstractNumId w:val="8"/>
  </w:num>
  <w:num w:numId="6" w16cid:durableId="316152833">
    <w:abstractNumId w:val="10"/>
  </w:num>
  <w:num w:numId="7" w16cid:durableId="1669553309">
    <w:abstractNumId w:val="0"/>
  </w:num>
  <w:num w:numId="8" w16cid:durableId="740644053">
    <w:abstractNumId w:val="7"/>
  </w:num>
  <w:num w:numId="9" w16cid:durableId="1604922878">
    <w:abstractNumId w:val="5"/>
  </w:num>
  <w:num w:numId="10" w16cid:durableId="1883320909">
    <w:abstractNumId w:val="4"/>
  </w:num>
  <w:num w:numId="11" w16cid:durableId="890116704">
    <w:abstractNumId w:val="9"/>
  </w:num>
  <w:num w:numId="12" w16cid:durableId="784498581">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R-RAHMAN, Md.Syed  (CIMMYT)">
    <w15:presenceInfo w15:providerId="AD" w15:userId="S::syed-ur.rahman@cimmyt.org::7df86852-9e23-44e5-b996-99882fff07f4"/>
  </w15:person>
  <w15:person w15:author="GARDEAZABAL MONSALVE, Andrea  (CIMMYT)">
    <w15:presenceInfo w15:providerId="AD" w15:userId="S::A.GARDEAZABAL@cimmyt.org::ff8bfaf5-2cf3-43fd-9c07-7992188e6cd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383"/>
    <w:rsid w:val="00024DCF"/>
    <w:rsid w:val="00036239"/>
    <w:rsid w:val="0005519B"/>
    <w:rsid w:val="00084A7A"/>
    <w:rsid w:val="000A76B7"/>
    <w:rsid w:val="000B4EE2"/>
    <w:rsid w:val="000F0B98"/>
    <w:rsid w:val="000F1E4E"/>
    <w:rsid w:val="001047F8"/>
    <w:rsid w:val="00111048"/>
    <w:rsid w:val="00122FB0"/>
    <w:rsid w:val="00137303"/>
    <w:rsid w:val="00144C2C"/>
    <w:rsid w:val="00146F85"/>
    <w:rsid w:val="00170938"/>
    <w:rsid w:val="00173D96"/>
    <w:rsid w:val="001767F3"/>
    <w:rsid w:val="001A01B9"/>
    <w:rsid w:val="001B3944"/>
    <w:rsid w:val="001D2B66"/>
    <w:rsid w:val="001D73C1"/>
    <w:rsid w:val="001E4BE6"/>
    <w:rsid w:val="001F391E"/>
    <w:rsid w:val="001F4417"/>
    <w:rsid w:val="00202F25"/>
    <w:rsid w:val="0021688E"/>
    <w:rsid w:val="00225EC6"/>
    <w:rsid w:val="00244E0A"/>
    <w:rsid w:val="002472B6"/>
    <w:rsid w:val="0026751C"/>
    <w:rsid w:val="0027666C"/>
    <w:rsid w:val="00287DA3"/>
    <w:rsid w:val="002957A7"/>
    <w:rsid w:val="002A7E8F"/>
    <w:rsid w:val="002D6974"/>
    <w:rsid w:val="002E035F"/>
    <w:rsid w:val="00306216"/>
    <w:rsid w:val="00315B23"/>
    <w:rsid w:val="00332AAE"/>
    <w:rsid w:val="0033571D"/>
    <w:rsid w:val="00345678"/>
    <w:rsid w:val="00347F6C"/>
    <w:rsid w:val="00365275"/>
    <w:rsid w:val="00372BB1"/>
    <w:rsid w:val="003A126C"/>
    <w:rsid w:val="003B0A38"/>
    <w:rsid w:val="003C47EC"/>
    <w:rsid w:val="003F2A21"/>
    <w:rsid w:val="003F72D4"/>
    <w:rsid w:val="00407383"/>
    <w:rsid w:val="004259D7"/>
    <w:rsid w:val="00427E5E"/>
    <w:rsid w:val="00433A1F"/>
    <w:rsid w:val="004422B9"/>
    <w:rsid w:val="0044750C"/>
    <w:rsid w:val="004644FF"/>
    <w:rsid w:val="00487CE2"/>
    <w:rsid w:val="0049037B"/>
    <w:rsid w:val="004D02B1"/>
    <w:rsid w:val="004F267E"/>
    <w:rsid w:val="005010ED"/>
    <w:rsid w:val="00521174"/>
    <w:rsid w:val="00522CB4"/>
    <w:rsid w:val="00532EC4"/>
    <w:rsid w:val="005442C4"/>
    <w:rsid w:val="00545CBC"/>
    <w:rsid w:val="0055217D"/>
    <w:rsid w:val="00556CC3"/>
    <w:rsid w:val="00565390"/>
    <w:rsid w:val="00567B72"/>
    <w:rsid w:val="005710C1"/>
    <w:rsid w:val="00595945"/>
    <w:rsid w:val="005A4AA8"/>
    <w:rsid w:val="005B1E30"/>
    <w:rsid w:val="005B390A"/>
    <w:rsid w:val="005D45CA"/>
    <w:rsid w:val="005D63A6"/>
    <w:rsid w:val="005E668B"/>
    <w:rsid w:val="005F23F0"/>
    <w:rsid w:val="005F6AF8"/>
    <w:rsid w:val="00607E3A"/>
    <w:rsid w:val="00610376"/>
    <w:rsid w:val="0067767B"/>
    <w:rsid w:val="006859E3"/>
    <w:rsid w:val="00686285"/>
    <w:rsid w:val="006B517E"/>
    <w:rsid w:val="006B69A8"/>
    <w:rsid w:val="006D16F0"/>
    <w:rsid w:val="006E2114"/>
    <w:rsid w:val="006F32EC"/>
    <w:rsid w:val="006F5B74"/>
    <w:rsid w:val="00700C5D"/>
    <w:rsid w:val="00700D63"/>
    <w:rsid w:val="00704D39"/>
    <w:rsid w:val="00756D40"/>
    <w:rsid w:val="007611B5"/>
    <w:rsid w:val="00773CBE"/>
    <w:rsid w:val="0078213C"/>
    <w:rsid w:val="00797BB5"/>
    <w:rsid w:val="007A3CB3"/>
    <w:rsid w:val="007A55D1"/>
    <w:rsid w:val="007B5B0E"/>
    <w:rsid w:val="007F3FEB"/>
    <w:rsid w:val="00801098"/>
    <w:rsid w:val="00805E67"/>
    <w:rsid w:val="0082145E"/>
    <w:rsid w:val="00825E22"/>
    <w:rsid w:val="00867508"/>
    <w:rsid w:val="00882416"/>
    <w:rsid w:val="008A1572"/>
    <w:rsid w:val="008A7B7E"/>
    <w:rsid w:val="008B5C77"/>
    <w:rsid w:val="008B78BF"/>
    <w:rsid w:val="008E141C"/>
    <w:rsid w:val="008F3226"/>
    <w:rsid w:val="008F5CA5"/>
    <w:rsid w:val="00937E73"/>
    <w:rsid w:val="0095349F"/>
    <w:rsid w:val="00965E8A"/>
    <w:rsid w:val="009665E7"/>
    <w:rsid w:val="0097004C"/>
    <w:rsid w:val="009A1594"/>
    <w:rsid w:val="009B1431"/>
    <w:rsid w:val="009E69BF"/>
    <w:rsid w:val="009E72C2"/>
    <w:rsid w:val="009F1827"/>
    <w:rsid w:val="00A0330D"/>
    <w:rsid w:val="00A072DA"/>
    <w:rsid w:val="00A61C26"/>
    <w:rsid w:val="00A77D07"/>
    <w:rsid w:val="00A930F7"/>
    <w:rsid w:val="00A9333C"/>
    <w:rsid w:val="00A97D87"/>
    <w:rsid w:val="00AA074C"/>
    <w:rsid w:val="00AB3F39"/>
    <w:rsid w:val="00AB4A89"/>
    <w:rsid w:val="00AC180C"/>
    <w:rsid w:val="00AC42BC"/>
    <w:rsid w:val="00AC6BC5"/>
    <w:rsid w:val="00AE5DAB"/>
    <w:rsid w:val="00AE5FF5"/>
    <w:rsid w:val="00AF029A"/>
    <w:rsid w:val="00B13D7C"/>
    <w:rsid w:val="00B44290"/>
    <w:rsid w:val="00B56D21"/>
    <w:rsid w:val="00B7440F"/>
    <w:rsid w:val="00BA040C"/>
    <w:rsid w:val="00BA20ED"/>
    <w:rsid w:val="00BA6D41"/>
    <w:rsid w:val="00BA7D40"/>
    <w:rsid w:val="00BF0FA3"/>
    <w:rsid w:val="00C37297"/>
    <w:rsid w:val="00C401CA"/>
    <w:rsid w:val="00C44D0B"/>
    <w:rsid w:val="00C4710E"/>
    <w:rsid w:val="00C559BB"/>
    <w:rsid w:val="00C56A15"/>
    <w:rsid w:val="00C73E4E"/>
    <w:rsid w:val="00CA035F"/>
    <w:rsid w:val="00CB154A"/>
    <w:rsid w:val="00CC208A"/>
    <w:rsid w:val="00CC4016"/>
    <w:rsid w:val="00D14ADF"/>
    <w:rsid w:val="00D40634"/>
    <w:rsid w:val="00D741F8"/>
    <w:rsid w:val="00D75CF9"/>
    <w:rsid w:val="00DA7AB5"/>
    <w:rsid w:val="00DE3044"/>
    <w:rsid w:val="00E001A1"/>
    <w:rsid w:val="00E00288"/>
    <w:rsid w:val="00E23ACC"/>
    <w:rsid w:val="00E329D4"/>
    <w:rsid w:val="00E44AFA"/>
    <w:rsid w:val="00E74C3D"/>
    <w:rsid w:val="00E90D8C"/>
    <w:rsid w:val="00EA7AEA"/>
    <w:rsid w:val="00EC3D37"/>
    <w:rsid w:val="00ED01B1"/>
    <w:rsid w:val="00F829A4"/>
    <w:rsid w:val="00F87EA0"/>
    <w:rsid w:val="00F92EB9"/>
    <w:rsid w:val="00FB11E1"/>
    <w:rsid w:val="00FB4835"/>
    <w:rsid w:val="00FB5F85"/>
    <w:rsid w:val="00FB76B1"/>
    <w:rsid w:val="00FC688A"/>
    <w:rsid w:val="00FD0A80"/>
    <w:rsid w:val="00FD4016"/>
    <w:rsid w:val="00FE108A"/>
    <w:rsid w:val="00FE3B39"/>
    <w:rsid w:val="00FF5F63"/>
    <w:rsid w:val="00FF6071"/>
    <w:rsid w:val="01DD987C"/>
    <w:rsid w:val="031A7CFA"/>
    <w:rsid w:val="049A1D9E"/>
    <w:rsid w:val="05CEE5FB"/>
    <w:rsid w:val="067E4A35"/>
    <w:rsid w:val="06988DDE"/>
    <w:rsid w:val="073CA4C9"/>
    <w:rsid w:val="07B41318"/>
    <w:rsid w:val="09961FDA"/>
    <w:rsid w:val="0A340BC2"/>
    <w:rsid w:val="0AEE3DF0"/>
    <w:rsid w:val="0B1A9156"/>
    <w:rsid w:val="0BE6EF37"/>
    <w:rsid w:val="0C49FC82"/>
    <w:rsid w:val="0DA43D04"/>
    <w:rsid w:val="0F646462"/>
    <w:rsid w:val="11913B22"/>
    <w:rsid w:val="12374F88"/>
    <w:rsid w:val="12E69227"/>
    <w:rsid w:val="143ADD66"/>
    <w:rsid w:val="146BB3EC"/>
    <w:rsid w:val="171DDEF7"/>
    <w:rsid w:val="17463AF6"/>
    <w:rsid w:val="1754C09E"/>
    <w:rsid w:val="17C419B4"/>
    <w:rsid w:val="17E6EB0A"/>
    <w:rsid w:val="18556583"/>
    <w:rsid w:val="1BE2BCBA"/>
    <w:rsid w:val="1D15584B"/>
    <w:rsid w:val="1D1F28C6"/>
    <w:rsid w:val="1DC3105C"/>
    <w:rsid w:val="1EBC85C4"/>
    <w:rsid w:val="1FDE6DF6"/>
    <w:rsid w:val="20614576"/>
    <w:rsid w:val="20B5D10D"/>
    <w:rsid w:val="2440D7DA"/>
    <w:rsid w:val="245B8A93"/>
    <w:rsid w:val="25077D1C"/>
    <w:rsid w:val="2526568C"/>
    <w:rsid w:val="2709AA6A"/>
    <w:rsid w:val="27F908DD"/>
    <w:rsid w:val="2B28856F"/>
    <w:rsid w:val="2DC2DB7B"/>
    <w:rsid w:val="2E8863B1"/>
    <w:rsid w:val="2F58351E"/>
    <w:rsid w:val="303B82FC"/>
    <w:rsid w:val="30456258"/>
    <w:rsid w:val="30B43A8E"/>
    <w:rsid w:val="31083AB8"/>
    <w:rsid w:val="3227F70A"/>
    <w:rsid w:val="32FF9A5F"/>
    <w:rsid w:val="33C12D30"/>
    <w:rsid w:val="34DA3234"/>
    <w:rsid w:val="34E47E7F"/>
    <w:rsid w:val="34FCBECB"/>
    <w:rsid w:val="365D5EE8"/>
    <w:rsid w:val="36DAB1DC"/>
    <w:rsid w:val="393A13DA"/>
    <w:rsid w:val="399F4654"/>
    <w:rsid w:val="3B6B0843"/>
    <w:rsid w:val="3BB865BD"/>
    <w:rsid w:val="3BD0B939"/>
    <w:rsid w:val="3E3E05C4"/>
    <w:rsid w:val="3FBB901B"/>
    <w:rsid w:val="4096F18E"/>
    <w:rsid w:val="4661ADB5"/>
    <w:rsid w:val="46764F27"/>
    <w:rsid w:val="47C404E3"/>
    <w:rsid w:val="4909CD88"/>
    <w:rsid w:val="4A651149"/>
    <w:rsid w:val="4ABAA93C"/>
    <w:rsid w:val="4D07F58B"/>
    <w:rsid w:val="4D1DBA60"/>
    <w:rsid w:val="4DC72DB3"/>
    <w:rsid w:val="4E7ED36C"/>
    <w:rsid w:val="4EB0B1B2"/>
    <w:rsid w:val="50357CEB"/>
    <w:rsid w:val="508620EC"/>
    <w:rsid w:val="50E51D2E"/>
    <w:rsid w:val="51F23217"/>
    <w:rsid w:val="53872337"/>
    <w:rsid w:val="5460898C"/>
    <w:rsid w:val="56EE0CFF"/>
    <w:rsid w:val="57502EB3"/>
    <w:rsid w:val="58CFF090"/>
    <w:rsid w:val="58FF6424"/>
    <w:rsid w:val="59D736EC"/>
    <w:rsid w:val="59EF9F2B"/>
    <w:rsid w:val="5AD93436"/>
    <w:rsid w:val="5AEAC8F7"/>
    <w:rsid w:val="5B4B3891"/>
    <w:rsid w:val="5DA24C53"/>
    <w:rsid w:val="5E175B0A"/>
    <w:rsid w:val="5E311A5C"/>
    <w:rsid w:val="5EEC02B8"/>
    <w:rsid w:val="5EF0A095"/>
    <w:rsid w:val="5FC5D40F"/>
    <w:rsid w:val="607783B4"/>
    <w:rsid w:val="60FB4639"/>
    <w:rsid w:val="610ADF40"/>
    <w:rsid w:val="61177EAC"/>
    <w:rsid w:val="6565C7D0"/>
    <w:rsid w:val="65D5DF94"/>
    <w:rsid w:val="66D3CBE5"/>
    <w:rsid w:val="66D8428C"/>
    <w:rsid w:val="677CB429"/>
    <w:rsid w:val="68C76B35"/>
    <w:rsid w:val="6A52D6E9"/>
    <w:rsid w:val="6ACA29C3"/>
    <w:rsid w:val="6C5A8C37"/>
    <w:rsid w:val="6C8D01EC"/>
    <w:rsid w:val="6DDD5FEA"/>
    <w:rsid w:val="6E671B15"/>
    <w:rsid w:val="6F7377F8"/>
    <w:rsid w:val="7060FFD3"/>
    <w:rsid w:val="707BF1FB"/>
    <w:rsid w:val="71EA83CB"/>
    <w:rsid w:val="7332E28F"/>
    <w:rsid w:val="73385F60"/>
    <w:rsid w:val="738BB3A6"/>
    <w:rsid w:val="745B6EA6"/>
    <w:rsid w:val="76F96B9C"/>
    <w:rsid w:val="77F5650B"/>
    <w:rsid w:val="79243435"/>
    <w:rsid w:val="7A258842"/>
    <w:rsid w:val="7C9AD33B"/>
    <w:rsid w:val="7D9D17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4FB32"/>
  <w15:docId w15:val="{92295927-A8CA-42FA-88A8-FD3642FA6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27E5E"/>
  </w:style>
  <w:style w:type="paragraph" w:styleId="Heading1">
    <w:name w:val="heading 1"/>
    <w:uiPriority w:val="9"/>
    <w:qFormat/>
    <w:pPr>
      <w:spacing w:before="480" w:after="160"/>
      <w:outlineLvl w:val="0"/>
    </w:pPr>
    <w:rPr>
      <w:b/>
      <w:bCs/>
      <w:color w:val="1B4F2A"/>
      <w:sz w:val="34"/>
      <w:szCs w:val="34"/>
    </w:rPr>
  </w:style>
  <w:style w:type="paragraph" w:styleId="Heading2">
    <w:name w:val="heading 2"/>
    <w:uiPriority w:val="9"/>
    <w:unhideWhenUsed/>
    <w:qFormat/>
    <w:pPr>
      <w:spacing w:before="320" w:after="120"/>
      <w:outlineLvl w:val="1"/>
    </w:pPr>
    <w:rPr>
      <w:b/>
      <w:bCs/>
      <w:color w:val="004D5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2D6974"/>
    <w:pPr>
      <w:tabs>
        <w:tab w:val="center" w:pos="4680"/>
        <w:tab w:val="right" w:pos="9360"/>
      </w:tabs>
    </w:pPr>
  </w:style>
  <w:style w:type="character" w:styleId="HeaderChar" w:customStyle="1">
    <w:name w:val="Header Char"/>
    <w:basedOn w:val="DefaultParagraphFont"/>
    <w:link w:val="Header"/>
    <w:uiPriority w:val="99"/>
    <w:semiHidden/>
    <w:rsid w:val="002D6974"/>
  </w:style>
  <w:style w:type="paragraph" w:styleId="Footer">
    <w:name w:val="footer"/>
    <w:basedOn w:val="Normal"/>
    <w:link w:val="FooterChar"/>
    <w:uiPriority w:val="99"/>
    <w:semiHidden/>
    <w:unhideWhenUsed/>
    <w:rsid w:val="002D6974"/>
    <w:pPr>
      <w:tabs>
        <w:tab w:val="center" w:pos="4680"/>
        <w:tab w:val="right" w:pos="9360"/>
      </w:tabs>
    </w:pPr>
  </w:style>
  <w:style w:type="character" w:styleId="FooterChar" w:customStyle="1">
    <w:name w:val="Footer Char"/>
    <w:basedOn w:val="DefaultParagraphFont"/>
    <w:link w:val="Footer"/>
    <w:uiPriority w:val="99"/>
    <w:semiHidden/>
    <w:rsid w:val="002D6974"/>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annotation text"/>
    <w:basedOn w:val="Normal"/>
    <w:link w:val="CommentTextChar"/>
    <w:uiPriority w:val="99"/>
    <w:unhideWhenUsed/>
  </w:style>
  <w:style w:type="character" w:styleId="CommentTextChar" w:customStyle="1">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24DCF"/>
    <w:rPr>
      <w:b/>
      <w:bCs/>
    </w:rPr>
  </w:style>
  <w:style w:type="character" w:styleId="CommentSubjectChar" w:customStyle="1">
    <w:name w:val="Comment Subject Char"/>
    <w:basedOn w:val="CommentTextChar"/>
    <w:link w:val="CommentSubject"/>
    <w:uiPriority w:val="99"/>
    <w:semiHidden/>
    <w:rsid w:val="00024D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gracia.lanza</lastModifiedBy>
  <revision>20</revision>
  <dcterms:created xsi:type="dcterms:W3CDTF">2026-10-01T18:03:00.0000000Z</dcterms:created>
  <dcterms:modified xsi:type="dcterms:W3CDTF">2026-10-04T15:22:40.4764975Z</dcterms:modified>
</coreProperties>
</file>